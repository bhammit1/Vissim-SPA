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DAE59" w14:textId="77777777" w:rsidR="006B74AF" w:rsidRPr="009824AB" w:rsidRDefault="006A6F64" w:rsidP="006B74AF">
      <w:pPr>
        <w:pStyle w:val="Heading1"/>
        <w:rPr>
          <w:b/>
          <w:color w:val="A20C34" w:themeColor="text2"/>
        </w:rPr>
      </w:pPr>
      <w:r>
        <w:rPr>
          <w:b/>
          <w:color w:val="A20C34" w:themeColor="text2"/>
        </w:rPr>
        <w:t>Vissim Coding Style Guide</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50"/>
        <w:gridCol w:w="7100"/>
      </w:tblGrid>
      <w:tr w:rsidR="006B74AF" w14:paraId="59D2C86B" w14:textId="77777777" w:rsidTr="007373C1">
        <w:trPr>
          <w:trHeight w:val="576"/>
        </w:trPr>
        <w:tc>
          <w:tcPr>
            <w:tcW w:w="2250" w:type="dxa"/>
          </w:tcPr>
          <w:p w14:paraId="25D66161" w14:textId="77777777" w:rsidR="006B74AF" w:rsidRPr="00C423B8" w:rsidRDefault="006A6F64" w:rsidP="007373C1">
            <w:pPr>
              <w:rPr>
                <w:b/>
              </w:rPr>
            </w:pPr>
            <w:r>
              <w:rPr>
                <w:b/>
              </w:rPr>
              <w:t>Description</w:t>
            </w:r>
            <w:r w:rsidR="006B74AF" w:rsidRPr="00C423B8">
              <w:rPr>
                <w:b/>
              </w:rPr>
              <w:t>:</w:t>
            </w:r>
          </w:p>
        </w:tc>
        <w:tc>
          <w:tcPr>
            <w:tcW w:w="7100" w:type="dxa"/>
          </w:tcPr>
          <w:p w14:paraId="2C627FEF" w14:textId="77777777" w:rsidR="006B74AF" w:rsidRDefault="006A6F64" w:rsidP="007373C1">
            <w:r>
              <w:t>Coding Style Guide – Developed to maintain consistency in Vissim Model Coding.</w:t>
            </w:r>
          </w:p>
        </w:tc>
      </w:tr>
      <w:tr w:rsidR="006B74AF" w14:paraId="7072B8A8" w14:textId="77777777" w:rsidTr="007373C1">
        <w:trPr>
          <w:trHeight w:val="576"/>
        </w:trPr>
        <w:tc>
          <w:tcPr>
            <w:tcW w:w="2250" w:type="dxa"/>
          </w:tcPr>
          <w:p w14:paraId="065F8D7C" w14:textId="77777777" w:rsidR="006B74AF" w:rsidRPr="00C423B8" w:rsidRDefault="006B74AF" w:rsidP="007373C1">
            <w:pPr>
              <w:rPr>
                <w:b/>
              </w:rPr>
            </w:pPr>
            <w:r w:rsidRPr="00C423B8">
              <w:rPr>
                <w:b/>
              </w:rPr>
              <w:t>Date:</w:t>
            </w:r>
          </w:p>
        </w:tc>
        <w:tc>
          <w:tcPr>
            <w:tcW w:w="7100" w:type="dxa"/>
          </w:tcPr>
          <w:p w14:paraId="1AC39502" w14:textId="4CF3378B" w:rsidR="006B74AF" w:rsidRDefault="006B74AF" w:rsidP="007373C1">
            <w:r>
              <w:t>D</w:t>
            </w:r>
            <w:r w:rsidR="006A6F64">
              <w:t xml:space="preserve">ecember </w:t>
            </w:r>
            <w:del w:id="0" w:author="Britton Hammit" w:date="2019-12-16T12:52:00Z">
              <w:r w:rsidR="006A6F64" w:rsidDel="00D72B74">
                <w:delText>10, 2019</w:delText>
              </w:r>
            </w:del>
            <w:ins w:id="1" w:author="Britton Hammit" w:date="2019-12-16T12:52:00Z">
              <w:r w:rsidR="00D72B74">
                <w:t>16, 2019</w:t>
              </w:r>
            </w:ins>
          </w:p>
          <w:p w14:paraId="5C3821BA" w14:textId="77777777" w:rsidR="007252CF" w:rsidRDefault="007252CF" w:rsidP="007373C1"/>
        </w:tc>
      </w:tr>
    </w:tbl>
    <w:p w14:paraId="7C22E7EF" w14:textId="77777777" w:rsidR="006B74AF" w:rsidRPr="006B74AF" w:rsidRDefault="006B74AF" w:rsidP="006B74AF">
      <w:pPr>
        <w:sectPr w:rsidR="006B74AF" w:rsidRPr="006B74AF" w:rsidSect="003411AC">
          <w:headerReference w:type="default" r:id="rId8"/>
          <w:footerReference w:type="default" r:id="rId9"/>
          <w:headerReference w:type="first" r:id="rId10"/>
          <w:footerReference w:type="first" r:id="rId11"/>
          <w:pgSz w:w="12240" w:h="15840"/>
          <w:pgMar w:top="2160" w:right="1440" w:bottom="1440" w:left="1440" w:header="720" w:footer="0" w:gutter="0"/>
          <w:cols w:space="720"/>
          <w:titlePg/>
          <w:docGrid w:linePitch="360"/>
        </w:sectPr>
      </w:pPr>
    </w:p>
    <w:p w14:paraId="6228B309" w14:textId="77777777" w:rsidR="007252CF" w:rsidRDefault="007252CF" w:rsidP="007252CF">
      <w:pPr>
        <w:pBdr>
          <w:bottom w:val="single" w:sz="4" w:space="1" w:color="auto"/>
        </w:pBdr>
      </w:pPr>
      <w:bookmarkStart w:id="2" w:name="_Hlk485816889"/>
      <w:bookmarkEnd w:id="2"/>
    </w:p>
    <w:p w14:paraId="4E6939CF" w14:textId="77777777" w:rsidR="00A0468E" w:rsidRDefault="006A6F64">
      <w:r>
        <w:t>This guide was developed to maintain consistency in Vissim model coding between partners at Kimley-Horn and Gorove/Slade</w:t>
      </w:r>
      <w:r w:rsidR="006D3889">
        <w:t xml:space="preserve"> for the K Street </w:t>
      </w:r>
      <w:r w:rsidR="00691F49">
        <w:t xml:space="preserve">NW </w:t>
      </w:r>
      <w:r w:rsidR="006D3889">
        <w:t>Traffic Analysis</w:t>
      </w:r>
      <w:r>
        <w:t>. This document should be referenced throughout the project. Any deviations from this document should be discussed in advance by the modeling team.</w:t>
      </w:r>
      <w:r w:rsidR="001C58FC">
        <w:t xml:space="preserve"> This document is intended to be a living document that will be updated throughout the project and used to record project assumptions. </w:t>
      </w:r>
      <w:r w:rsidR="00691F49">
        <w:t>Any additions or revisions should be recorded with a change log and an explanation for the update to the style guide.</w:t>
      </w:r>
    </w:p>
    <w:p w14:paraId="35DB965D" w14:textId="77777777" w:rsidR="006A6F64" w:rsidRDefault="006A6F64" w:rsidP="006A6F64">
      <w:pPr>
        <w:pStyle w:val="Heading1"/>
      </w:pPr>
      <w:r>
        <w:t>Study Area</w:t>
      </w:r>
    </w:p>
    <w:p w14:paraId="4424314C" w14:textId="77777777" w:rsidR="006A6F64" w:rsidRDefault="006A6F64" w:rsidP="006A6F64">
      <w:r>
        <w:t xml:space="preserve">The model study area </w:t>
      </w:r>
      <w:r w:rsidR="00817BF2">
        <w:t xml:space="preserve">is defined by the </w:t>
      </w:r>
      <w:commentRangeStart w:id="3"/>
      <w:r w:rsidR="00817BF2">
        <w:t>following elements</w:t>
      </w:r>
      <w:commentRangeEnd w:id="3"/>
      <w:r w:rsidR="0002206F">
        <w:rPr>
          <w:rStyle w:val="CommentReference"/>
        </w:rPr>
        <w:commentReference w:id="3"/>
      </w:r>
      <w:r>
        <w:t>:</w:t>
      </w:r>
    </w:p>
    <w:p w14:paraId="3B83FD56" w14:textId="77777777" w:rsidR="00817BF2" w:rsidRPr="00691F49" w:rsidRDefault="00817BF2" w:rsidP="00817BF2">
      <w:pPr>
        <w:pStyle w:val="Bullet2"/>
        <w:numPr>
          <w:ilvl w:val="0"/>
          <w:numId w:val="19"/>
        </w:numPr>
        <w:rPr>
          <w:rFonts w:ascii="Helvetica" w:hAnsi="Helvetica"/>
        </w:rPr>
      </w:pPr>
      <w:r w:rsidRPr="00691F49">
        <w:rPr>
          <w:rFonts w:ascii="Helvetica" w:hAnsi="Helvetica"/>
        </w:rPr>
        <w:t>The extents of the study area are K Street</w:t>
      </w:r>
      <w:r w:rsidR="00691F49">
        <w:rPr>
          <w:rFonts w:ascii="Helvetica" w:hAnsi="Helvetica"/>
        </w:rPr>
        <w:t xml:space="preserve"> NW</w:t>
      </w:r>
      <w:r w:rsidRPr="00691F49">
        <w:rPr>
          <w:rFonts w:ascii="Helvetica" w:hAnsi="Helvetica"/>
        </w:rPr>
        <w:t>, from 22</w:t>
      </w:r>
      <w:r w:rsidRPr="00691F49">
        <w:rPr>
          <w:rFonts w:ascii="Helvetica" w:hAnsi="Helvetica"/>
          <w:vertAlign w:val="superscript"/>
        </w:rPr>
        <w:t>nd</w:t>
      </w:r>
      <w:r w:rsidRPr="00691F49">
        <w:rPr>
          <w:rFonts w:ascii="Helvetica" w:hAnsi="Helvetica"/>
        </w:rPr>
        <w:t xml:space="preserve"> Street to 9</w:t>
      </w:r>
      <w:r w:rsidRPr="00691F49">
        <w:rPr>
          <w:rFonts w:ascii="Helvetica" w:hAnsi="Helvetica"/>
          <w:vertAlign w:val="superscript"/>
        </w:rPr>
        <w:t>th</w:t>
      </w:r>
      <w:r w:rsidRPr="00691F49">
        <w:rPr>
          <w:rFonts w:ascii="Helvetica" w:hAnsi="Helvetica"/>
        </w:rPr>
        <w:t xml:space="preserve"> Street.</w:t>
      </w:r>
    </w:p>
    <w:p w14:paraId="519AA615" w14:textId="77777777" w:rsidR="00817BF2" w:rsidRPr="00691F49" w:rsidRDefault="00817BF2" w:rsidP="00817BF2">
      <w:pPr>
        <w:pStyle w:val="Bullet2"/>
        <w:numPr>
          <w:ilvl w:val="0"/>
          <w:numId w:val="19"/>
        </w:numPr>
        <w:rPr>
          <w:rFonts w:ascii="Helvetica" w:hAnsi="Helvetica"/>
        </w:rPr>
      </w:pPr>
      <w:r w:rsidRPr="00691F49">
        <w:rPr>
          <w:rFonts w:ascii="Helvetica" w:hAnsi="Helvetica"/>
        </w:rPr>
        <w:t>Additional intersections to either side of K Street are modeled at 21</w:t>
      </w:r>
      <w:r w:rsidRPr="00691F49">
        <w:rPr>
          <w:rFonts w:ascii="Helvetica" w:hAnsi="Helvetica"/>
          <w:vertAlign w:val="superscript"/>
        </w:rPr>
        <w:t>st</w:t>
      </w:r>
      <w:r w:rsidRPr="00691F49">
        <w:rPr>
          <w:rFonts w:ascii="Helvetica" w:hAnsi="Helvetica"/>
        </w:rPr>
        <w:t xml:space="preserve"> Street, 17</w:t>
      </w:r>
      <w:r w:rsidRPr="00691F49">
        <w:rPr>
          <w:rFonts w:ascii="Helvetica" w:hAnsi="Helvetica"/>
          <w:vertAlign w:val="superscript"/>
        </w:rPr>
        <w:t>th</w:t>
      </w:r>
      <w:r w:rsidRPr="00691F49">
        <w:rPr>
          <w:rFonts w:ascii="Helvetica" w:hAnsi="Helvetica"/>
        </w:rPr>
        <w:t xml:space="preserve"> Street/Connecticut Avenue, 16</w:t>
      </w:r>
      <w:r w:rsidRPr="00691F49">
        <w:rPr>
          <w:rFonts w:ascii="Helvetica" w:hAnsi="Helvetica"/>
          <w:vertAlign w:val="superscript"/>
        </w:rPr>
        <w:t>th</w:t>
      </w:r>
      <w:r w:rsidRPr="00691F49">
        <w:rPr>
          <w:rFonts w:ascii="Helvetica" w:hAnsi="Helvetica"/>
        </w:rPr>
        <w:t xml:space="preserve"> Street, 15</w:t>
      </w:r>
      <w:r w:rsidRPr="00691F49">
        <w:rPr>
          <w:rFonts w:ascii="Helvetica" w:hAnsi="Helvetica"/>
          <w:vertAlign w:val="superscript"/>
        </w:rPr>
        <w:t>th</w:t>
      </w:r>
      <w:r w:rsidRPr="00691F49">
        <w:rPr>
          <w:rFonts w:ascii="Helvetica" w:hAnsi="Helvetica"/>
        </w:rPr>
        <w:t xml:space="preserve"> Street (15</w:t>
      </w:r>
      <w:r w:rsidRPr="00691F49">
        <w:rPr>
          <w:rFonts w:ascii="Helvetica" w:hAnsi="Helvetica"/>
          <w:vertAlign w:val="superscript"/>
        </w:rPr>
        <w:t>th</w:t>
      </w:r>
      <w:r w:rsidRPr="00691F49">
        <w:rPr>
          <w:rFonts w:ascii="Helvetica" w:hAnsi="Helvetica"/>
        </w:rPr>
        <w:t xml:space="preserve"> and L only), 14</w:t>
      </w:r>
      <w:r w:rsidRPr="00691F49">
        <w:rPr>
          <w:rFonts w:ascii="Helvetica" w:hAnsi="Helvetica"/>
          <w:vertAlign w:val="superscript"/>
        </w:rPr>
        <w:t>th</w:t>
      </w:r>
      <w:r w:rsidRPr="00691F49">
        <w:rPr>
          <w:rFonts w:ascii="Helvetica" w:hAnsi="Helvetica"/>
        </w:rPr>
        <w:t xml:space="preserve"> Street.</w:t>
      </w:r>
    </w:p>
    <w:p w14:paraId="34E2454D" w14:textId="77777777" w:rsidR="00817BF2" w:rsidRPr="00691F49" w:rsidRDefault="00817BF2" w:rsidP="00817BF2">
      <w:pPr>
        <w:pStyle w:val="Bullet2"/>
        <w:numPr>
          <w:ilvl w:val="0"/>
          <w:numId w:val="19"/>
        </w:numPr>
        <w:rPr>
          <w:rFonts w:ascii="Helvetica" w:hAnsi="Helvetica"/>
        </w:rPr>
      </w:pPr>
      <w:r w:rsidRPr="00691F49">
        <w:rPr>
          <w:rFonts w:ascii="Helvetica" w:hAnsi="Helvetica"/>
        </w:rPr>
        <w:t>In total, the study area includes 25 intersections along K Street and the aforementioned side streets.</w:t>
      </w:r>
    </w:p>
    <w:p w14:paraId="6789745C" w14:textId="77777777" w:rsidR="00817BF2" w:rsidRPr="00691F49" w:rsidRDefault="00817BF2" w:rsidP="00817BF2">
      <w:pPr>
        <w:pStyle w:val="Bullet2"/>
        <w:numPr>
          <w:ilvl w:val="0"/>
          <w:numId w:val="19"/>
        </w:numPr>
        <w:rPr>
          <w:rFonts w:ascii="Helvetica" w:hAnsi="Helvetica"/>
        </w:rPr>
      </w:pPr>
      <w:r w:rsidRPr="00691F49">
        <w:rPr>
          <w:rFonts w:ascii="Helvetica" w:hAnsi="Helvetica"/>
        </w:rPr>
        <w:t>Service lanes will be coded in as one (1) lane (i.e., the parking lane will not be included).</w:t>
      </w:r>
    </w:p>
    <w:p w14:paraId="1F41E203" w14:textId="77777777" w:rsidR="003E7129" w:rsidRPr="00691F49" w:rsidRDefault="00817BF2" w:rsidP="00817BF2">
      <w:pPr>
        <w:pStyle w:val="Bullet2"/>
        <w:numPr>
          <w:ilvl w:val="0"/>
          <w:numId w:val="19"/>
        </w:numPr>
        <w:rPr>
          <w:rFonts w:ascii="Helvetica" w:hAnsi="Helvetica"/>
        </w:rPr>
      </w:pPr>
      <w:r w:rsidRPr="00691F49">
        <w:rPr>
          <w:rFonts w:ascii="Helvetica" w:hAnsi="Helvetica"/>
        </w:rPr>
        <w:t xml:space="preserve">Pedestrian crosswalks will be coded, and pedestrian volumes will be included as inputs according to collected </w:t>
      </w:r>
      <w:commentRangeStart w:id="4"/>
      <w:commentRangeStart w:id="5"/>
      <w:r w:rsidRPr="00691F49">
        <w:rPr>
          <w:rFonts w:ascii="Helvetica" w:hAnsi="Helvetica"/>
        </w:rPr>
        <w:t>data</w:t>
      </w:r>
      <w:commentRangeEnd w:id="4"/>
      <w:r w:rsidR="00691F49">
        <w:rPr>
          <w:rStyle w:val="CommentReference"/>
          <w:rFonts w:ascii="HelveticaNeueLT Com 55 Roman" w:hAnsi="HelveticaNeueLT Com 55 Roman"/>
        </w:rPr>
        <w:commentReference w:id="4"/>
      </w:r>
      <w:commentRangeEnd w:id="5"/>
      <w:r w:rsidR="005E6B82">
        <w:rPr>
          <w:rStyle w:val="CommentReference"/>
          <w:rFonts w:ascii="HelveticaNeueLT Com 55 Roman" w:hAnsi="HelveticaNeueLT Com 55 Roman"/>
        </w:rPr>
        <w:commentReference w:id="5"/>
      </w:r>
      <w:r w:rsidRPr="00691F49">
        <w:rPr>
          <w:rFonts w:ascii="Helvetica" w:hAnsi="Helvetica"/>
        </w:rPr>
        <w:t>.</w:t>
      </w:r>
    </w:p>
    <w:p w14:paraId="3D8858D8" w14:textId="77777777" w:rsidR="003E7129" w:rsidRPr="00691F49" w:rsidRDefault="003E7129" w:rsidP="00817BF2">
      <w:pPr>
        <w:pStyle w:val="Bullet2"/>
        <w:numPr>
          <w:ilvl w:val="0"/>
          <w:numId w:val="19"/>
        </w:numPr>
        <w:rPr>
          <w:rFonts w:ascii="Helvetica" w:hAnsi="Helvetica"/>
        </w:rPr>
      </w:pPr>
      <w:r w:rsidRPr="00691F49">
        <w:rPr>
          <w:rFonts w:ascii="Helvetica" w:hAnsi="Helvetica"/>
        </w:rPr>
        <w:t>All transit stops will be included in the model and coded according to available data from WMATA and field-collected data.</w:t>
      </w:r>
    </w:p>
    <w:p w14:paraId="47C70AAF" w14:textId="77777777" w:rsidR="00084158" w:rsidRDefault="003E7129" w:rsidP="00817BF2">
      <w:pPr>
        <w:pStyle w:val="Bullet2"/>
        <w:numPr>
          <w:ilvl w:val="0"/>
          <w:numId w:val="19"/>
        </w:numPr>
        <w:rPr>
          <w:ins w:id="6" w:author="Britton Hammit" w:date="2019-12-16T08:57:00Z"/>
          <w:rFonts w:ascii="Helvetica" w:hAnsi="Helvetica"/>
        </w:rPr>
      </w:pPr>
      <w:r w:rsidRPr="00691F49">
        <w:rPr>
          <w:rFonts w:ascii="Helvetica" w:hAnsi="Helvetica"/>
        </w:rPr>
        <w:t xml:space="preserve">Bicycle and scooter movements will </w:t>
      </w:r>
      <w:r w:rsidRPr="00691F49">
        <w:rPr>
          <w:rFonts w:ascii="Helvetica" w:hAnsi="Helvetica"/>
          <w:u w:val="single"/>
        </w:rPr>
        <w:t>not</w:t>
      </w:r>
      <w:r w:rsidRPr="00691F49">
        <w:rPr>
          <w:rFonts w:ascii="Helvetica" w:hAnsi="Helvetica"/>
        </w:rPr>
        <w:t xml:space="preserve"> be included </w:t>
      </w:r>
      <w:del w:id="7" w:author="Britton Hammit" w:date="2019-12-11T09:33:00Z">
        <w:r w:rsidRPr="00691F49" w:rsidDel="00083B8A">
          <w:rPr>
            <w:rFonts w:ascii="Helvetica" w:hAnsi="Helvetica"/>
          </w:rPr>
          <w:delText>in the model</w:delText>
        </w:r>
      </w:del>
      <w:ins w:id="8" w:author="Britton Hammit" w:date="2019-12-11T09:33:00Z">
        <w:r w:rsidR="00083B8A">
          <w:rPr>
            <w:rFonts w:ascii="Helvetica" w:hAnsi="Helvetica"/>
          </w:rPr>
          <w:t>along K Street where dedicated cycle lanes are not present</w:t>
        </w:r>
      </w:ins>
      <w:r w:rsidRPr="00691F49">
        <w:rPr>
          <w:rFonts w:ascii="Helvetica" w:hAnsi="Helvetica"/>
        </w:rPr>
        <w:t>. If calibration cannot be achieved, these movements may be added into the model at that point (</w:t>
      </w:r>
      <w:commentRangeStart w:id="9"/>
      <w:r w:rsidRPr="00691F49">
        <w:rPr>
          <w:rFonts w:ascii="Helvetica" w:hAnsi="Helvetica"/>
        </w:rPr>
        <w:t>Reference: DDOT meeting 12/09/2019</w:t>
      </w:r>
      <w:commentRangeEnd w:id="9"/>
      <w:r w:rsidR="00FF682B">
        <w:rPr>
          <w:rStyle w:val="CommentReference"/>
          <w:rFonts w:ascii="HelveticaNeueLT Com 55 Roman" w:hAnsi="HelveticaNeueLT Com 55 Roman"/>
        </w:rPr>
        <w:commentReference w:id="9"/>
      </w:r>
      <w:r w:rsidRPr="00691F49">
        <w:rPr>
          <w:rFonts w:ascii="Helvetica" w:hAnsi="Helvetica"/>
        </w:rPr>
        <w:t xml:space="preserve">). </w:t>
      </w:r>
    </w:p>
    <w:p w14:paraId="32C52272" w14:textId="6DD96365" w:rsidR="003E7129" w:rsidRPr="00691F49" w:rsidRDefault="00083B8A" w:rsidP="00817BF2">
      <w:pPr>
        <w:pStyle w:val="Bullet2"/>
        <w:numPr>
          <w:ilvl w:val="0"/>
          <w:numId w:val="19"/>
        </w:numPr>
        <w:rPr>
          <w:rFonts w:ascii="Helvetica" w:hAnsi="Helvetica"/>
        </w:rPr>
      </w:pPr>
      <w:ins w:id="10" w:author="Britton Hammit" w:date="2019-12-11T09:33:00Z">
        <w:r>
          <w:rPr>
            <w:rFonts w:ascii="Helvetica" w:hAnsi="Helvetica"/>
          </w:rPr>
          <w:t>The cycle track on the w</w:t>
        </w:r>
      </w:ins>
      <w:ins w:id="11" w:author="Britton Hammit" w:date="2019-12-11T09:34:00Z">
        <w:r>
          <w:rPr>
            <w:rFonts w:ascii="Helvetica" w:hAnsi="Helvetica"/>
          </w:rPr>
          <w:t>est side of 15</w:t>
        </w:r>
        <w:r w:rsidRPr="00083B8A">
          <w:rPr>
            <w:rFonts w:ascii="Helvetica" w:hAnsi="Helvetica"/>
            <w:vertAlign w:val="superscript"/>
            <w:rPrChange w:id="12" w:author="Britton Hammit" w:date="2019-12-11T09:34:00Z">
              <w:rPr>
                <w:rFonts w:ascii="Helvetica" w:hAnsi="Helvetica"/>
              </w:rPr>
            </w:rPrChange>
          </w:rPr>
          <w:t>th</w:t>
        </w:r>
        <w:r>
          <w:rPr>
            <w:rFonts w:ascii="Helvetica" w:hAnsi="Helvetica"/>
          </w:rPr>
          <w:t xml:space="preserve"> Street and the bi-directional bike lanes on 11</w:t>
        </w:r>
        <w:r w:rsidRPr="00083B8A">
          <w:rPr>
            <w:rFonts w:ascii="Helvetica" w:hAnsi="Helvetica"/>
            <w:vertAlign w:val="superscript"/>
            <w:rPrChange w:id="13" w:author="Britton Hammit" w:date="2019-12-11T09:34:00Z">
              <w:rPr>
                <w:rFonts w:ascii="Helvetica" w:hAnsi="Helvetica"/>
              </w:rPr>
            </w:rPrChange>
          </w:rPr>
          <w:t>th</w:t>
        </w:r>
        <w:r>
          <w:rPr>
            <w:rFonts w:ascii="Helvetica" w:hAnsi="Helvetica"/>
          </w:rPr>
          <w:t xml:space="preserve"> Street will be modeled.</w:t>
        </w:r>
      </w:ins>
    </w:p>
    <w:p w14:paraId="4FC7504C" w14:textId="77777777" w:rsidR="003E7129" w:rsidRDefault="003E7129">
      <w:pPr>
        <w:rPr>
          <w:rFonts w:ascii="HelveticaNeueLT Com 65 Md" w:eastAsiaTheme="majorEastAsia" w:hAnsi="HelveticaNeueLT Com 65 Md" w:cstheme="majorBidi"/>
          <w:color w:val="323F4F" w:themeColor="accent6"/>
          <w:sz w:val="38"/>
          <w:szCs w:val="32"/>
        </w:rPr>
      </w:pPr>
      <w:r>
        <w:br w:type="page"/>
      </w:r>
    </w:p>
    <w:p w14:paraId="2C604821" w14:textId="77777777" w:rsidR="003E7129" w:rsidRDefault="003E7129" w:rsidP="003E7129">
      <w:pPr>
        <w:pStyle w:val="Heading1"/>
      </w:pPr>
      <w:r>
        <w:lastRenderedPageBreak/>
        <w:t>Vissim Elements</w:t>
      </w:r>
    </w:p>
    <w:p w14:paraId="04BBEFA3" w14:textId="77777777" w:rsidR="003E7129" w:rsidRDefault="003E7129" w:rsidP="003E7129">
      <w:r>
        <w:t>This section provides the agreed-upon style for coding Vissim elements.</w:t>
      </w:r>
      <w:r w:rsidR="00A0468E">
        <w:t xml:space="preserve"> </w:t>
      </w:r>
      <w:r w:rsidR="00A0468E" w:rsidRPr="00A0468E">
        <w:rPr>
          <w:b/>
        </w:rPr>
        <w:t xml:space="preserve">This model will be developed using </w:t>
      </w:r>
      <w:r w:rsidR="00A0468E" w:rsidRPr="00A0468E">
        <w:rPr>
          <w:b/>
          <w:u w:val="single"/>
        </w:rPr>
        <w:t>Vissim 11</w:t>
      </w:r>
      <w:r w:rsidR="00A0468E">
        <w:t>.</w:t>
      </w:r>
    </w:p>
    <w:p w14:paraId="38E4E4EE" w14:textId="77777777" w:rsidR="00056BD2" w:rsidRDefault="00056BD2" w:rsidP="00056BD2">
      <w:pPr>
        <w:pStyle w:val="Heading2"/>
      </w:pPr>
      <w:r>
        <w:t>Basemap</w:t>
      </w:r>
    </w:p>
    <w:p w14:paraId="402F5873" w14:textId="3233E9D2" w:rsidR="00056BD2" w:rsidRPr="00321166" w:rsidDel="00084158" w:rsidRDefault="00056BD2" w:rsidP="00084158">
      <w:pPr>
        <w:pStyle w:val="ListParagraph"/>
        <w:numPr>
          <w:ilvl w:val="0"/>
          <w:numId w:val="19"/>
        </w:numPr>
        <w:rPr>
          <w:del w:id="14" w:author="Britton Hammit" w:date="2019-12-16T08:55:00Z"/>
          <w:highlight w:val="yellow"/>
        </w:rPr>
      </w:pPr>
      <w:r w:rsidRPr="00084158">
        <w:rPr>
          <w:rPrChange w:id="15" w:author="Britton Hammit" w:date="2019-12-16T08:56:00Z">
            <w:rPr>
              <w:highlight w:val="yellow"/>
            </w:rPr>
          </w:rPrChange>
        </w:rPr>
        <w:t xml:space="preserve">This study will use </w:t>
      </w:r>
      <w:ins w:id="16" w:author="Britton Hammit" w:date="2019-12-16T08:55:00Z">
        <w:r w:rsidR="00084158" w:rsidRPr="00084158">
          <w:rPr>
            <w:rPrChange w:id="17" w:author="Britton Hammit" w:date="2019-12-16T08:56:00Z">
              <w:rPr>
                <w:highlight w:val="yellow"/>
              </w:rPr>
            </w:rPrChange>
          </w:rPr>
          <w:t>an aerial base map provided by Goro</w:t>
        </w:r>
      </w:ins>
      <w:ins w:id="18" w:author="Britton Hammit" w:date="2019-12-16T08:56:00Z">
        <w:r w:rsidR="00084158" w:rsidRPr="00084158">
          <w:rPr>
            <w:rPrChange w:id="19" w:author="Britton Hammit" w:date="2019-12-16T08:56:00Z">
              <w:rPr>
                <w:highlight w:val="yellow"/>
              </w:rPr>
            </w:rPrChange>
          </w:rPr>
          <w:t xml:space="preserve">ve/Slade because the </w:t>
        </w:r>
      </w:ins>
      <w:ins w:id="20" w:author="Britton Hammit" w:date="2019-12-16T12:30:00Z">
        <w:r w:rsidR="0096547A">
          <w:t xml:space="preserve">Vissim default </w:t>
        </w:r>
      </w:ins>
      <w:ins w:id="21" w:author="Britton Hammit" w:date="2019-12-16T08:56:00Z">
        <w:r w:rsidR="00084158" w:rsidRPr="00084158">
          <w:rPr>
            <w:rPrChange w:id="22" w:author="Britton Hammit" w:date="2019-12-16T08:56:00Z">
              <w:rPr>
                <w:highlight w:val="yellow"/>
              </w:rPr>
            </w:rPrChange>
          </w:rPr>
          <w:t>Bing base map imag</w:t>
        </w:r>
      </w:ins>
      <w:ins w:id="23" w:author="Britton Hammit" w:date="2019-12-16T12:31:00Z">
        <w:r w:rsidR="0096547A">
          <w:t>e</w:t>
        </w:r>
      </w:ins>
      <w:ins w:id="24" w:author="Britton Hammit" w:date="2019-12-16T08:56:00Z">
        <w:r w:rsidR="00084158" w:rsidRPr="00084158">
          <w:rPr>
            <w:rPrChange w:id="25" w:author="Britton Hammit" w:date="2019-12-16T08:56:00Z">
              <w:rPr>
                <w:highlight w:val="yellow"/>
              </w:rPr>
            </w:rPrChange>
          </w:rPr>
          <w:t xml:space="preserve"> is not sufficient for model development.</w:t>
        </w:r>
      </w:ins>
      <w:del w:id="26" w:author="Britton Hammit" w:date="2019-12-16T08:55:00Z">
        <w:r w:rsidRPr="00321166" w:rsidDel="00084158">
          <w:rPr>
            <w:highlight w:val="yellow"/>
          </w:rPr>
          <w:delText>the provided Bing aerial imagery as a base map for existing conditions.</w:delText>
        </w:r>
        <w:r w:rsidR="00321166" w:rsidDel="00084158">
          <w:rPr>
            <w:highlight w:val="yellow"/>
          </w:rPr>
          <w:delText xml:space="preserve"> – Re</w:delText>
        </w:r>
        <w:r w:rsidR="001C58FC" w:rsidDel="00084158">
          <w:rPr>
            <w:highlight w:val="yellow"/>
          </w:rPr>
          <w:delText>-e</w:delText>
        </w:r>
        <w:r w:rsidR="00321166" w:rsidDel="00084158">
          <w:rPr>
            <w:highlight w:val="yellow"/>
          </w:rPr>
          <w:delText xml:space="preserve">valuate this </w:delText>
        </w:r>
        <w:r w:rsidR="00321166" w:rsidRPr="00321166" w:rsidDel="00084158">
          <w:rPr>
            <w:highlight w:val="yellow"/>
          </w:rPr>
          <w:sym w:font="Wingdings" w:char="F0E0"/>
        </w:r>
        <w:r w:rsidR="00321166" w:rsidDel="00084158">
          <w:rPr>
            <w:highlight w:val="yellow"/>
          </w:rPr>
          <w:delText xml:space="preserve"> please reference the quality of the Bing Base</w:delText>
        </w:r>
        <w:r w:rsidR="001C58FC" w:rsidDel="00084158">
          <w:rPr>
            <w:highlight w:val="yellow"/>
          </w:rPr>
          <w:delText xml:space="preserve"> </w:delText>
        </w:r>
        <w:r w:rsidR="00321166" w:rsidDel="00084158">
          <w:rPr>
            <w:highlight w:val="yellow"/>
          </w:rPr>
          <w:delText>map.</w:delText>
        </w:r>
        <w:r w:rsidRPr="00321166" w:rsidDel="00084158">
          <w:rPr>
            <w:highlight w:val="yellow"/>
          </w:rPr>
          <w:delText xml:space="preserve"> </w:delText>
        </w:r>
      </w:del>
    </w:p>
    <w:p w14:paraId="73611362" w14:textId="4538FD2D" w:rsidR="00056BD2" w:rsidRDefault="00056BD2">
      <w:pPr>
        <w:pStyle w:val="ListParagraph"/>
        <w:numPr>
          <w:ilvl w:val="0"/>
          <w:numId w:val="19"/>
        </w:numPr>
        <w:pPrChange w:id="27" w:author="Britton Hammit" w:date="2019-12-16T08:55:00Z">
          <w:pPr>
            <w:pStyle w:val="ListParagraph"/>
            <w:numPr>
              <w:ilvl w:val="1"/>
              <w:numId w:val="19"/>
            </w:numPr>
            <w:ind w:left="1440" w:hanging="360"/>
          </w:pPr>
        </w:pPrChange>
      </w:pPr>
      <w:del w:id="28" w:author="Britton Hammit" w:date="2019-12-16T08:55:00Z">
        <w:r w:rsidDel="00084158">
          <w:delText>This was decided to reduce the file size for workability</w:delText>
        </w:r>
        <w:r w:rsidR="00CC6538" w:rsidDel="00084158">
          <w:delText>.</w:delText>
        </w:r>
        <w:r w:rsidDel="00084158">
          <w:delText xml:space="preserve"> </w:delText>
        </w:r>
        <w:r w:rsidR="00CC6538" w:rsidDel="00084158">
          <w:delText xml:space="preserve">It was also </w:delText>
        </w:r>
        <w:r w:rsidDel="00084158">
          <w:delText>confirmed that videos or visualizations of the existing conditions model will not be necessary.</w:delText>
        </w:r>
      </w:del>
    </w:p>
    <w:p w14:paraId="6E318E1C" w14:textId="77777777" w:rsidR="00056BD2" w:rsidRPr="00056BD2" w:rsidRDefault="00056BD2" w:rsidP="00056BD2">
      <w:pPr>
        <w:pStyle w:val="ListParagraph"/>
        <w:numPr>
          <w:ilvl w:val="0"/>
          <w:numId w:val="19"/>
        </w:numPr>
      </w:pPr>
      <w:r>
        <w:t xml:space="preserve">A design drawing will be imported as the background base map for the future build scenarios. </w:t>
      </w:r>
    </w:p>
    <w:p w14:paraId="7E25BD95" w14:textId="77777777" w:rsidR="003E7129" w:rsidRDefault="003E7129" w:rsidP="003E7129">
      <w:pPr>
        <w:pStyle w:val="Heading2"/>
      </w:pPr>
      <w:r>
        <w:t>Links/Connectors</w:t>
      </w:r>
    </w:p>
    <w:p w14:paraId="08E6EF40" w14:textId="77777777" w:rsidR="003E7129" w:rsidRDefault="003E7129" w:rsidP="003E7129">
      <w:r>
        <w:t>This study area is comprised of an urban arterial network; therefore, no guidance on freeway link development is provided.</w:t>
      </w:r>
    </w:p>
    <w:p w14:paraId="1E750FF1" w14:textId="77777777" w:rsidR="00CD0F9A" w:rsidRDefault="00CD0F9A" w:rsidP="00033120">
      <w:pPr>
        <w:pStyle w:val="ListParagraph"/>
        <w:numPr>
          <w:ilvl w:val="0"/>
          <w:numId w:val="21"/>
        </w:numPr>
        <w:rPr>
          <w:b/>
        </w:rPr>
      </w:pPr>
      <w:r>
        <w:rPr>
          <w:b/>
        </w:rPr>
        <w:t>General Coding Principles</w:t>
      </w:r>
    </w:p>
    <w:p w14:paraId="0BF1520B" w14:textId="77777777" w:rsidR="00CD0F9A" w:rsidRPr="00C50D93" w:rsidRDefault="00CD0F9A" w:rsidP="00CD0F9A">
      <w:pPr>
        <w:pStyle w:val="ListParagraph"/>
        <w:numPr>
          <w:ilvl w:val="1"/>
          <w:numId w:val="21"/>
        </w:numPr>
        <w:rPr>
          <w:b/>
        </w:rPr>
      </w:pPr>
      <w:r>
        <w:t>Links should be split any time the number of lanes or lane restrictions change.</w:t>
      </w:r>
    </w:p>
    <w:p w14:paraId="43E51A08" w14:textId="77777777" w:rsidR="00C50D93" w:rsidRPr="00CD0F9A" w:rsidRDefault="00C50D93" w:rsidP="00CD0F9A">
      <w:pPr>
        <w:pStyle w:val="ListParagraph"/>
        <w:numPr>
          <w:ilvl w:val="1"/>
          <w:numId w:val="21"/>
        </w:numPr>
        <w:rPr>
          <w:b/>
        </w:rPr>
      </w:pPr>
      <w:r>
        <w:t xml:space="preserve">Spline points should be used to appropriately replicate lane geometries; however, excessive spline points are not recommended. </w:t>
      </w:r>
    </w:p>
    <w:p w14:paraId="47247AEC" w14:textId="0BB7DD5D" w:rsidR="00CD0F9A" w:rsidRPr="00CD0F9A" w:rsidRDefault="00CD0F9A" w:rsidP="00CD0F9A">
      <w:pPr>
        <w:pStyle w:val="ListParagraph"/>
        <w:numPr>
          <w:ilvl w:val="1"/>
          <w:numId w:val="21"/>
        </w:numPr>
        <w:rPr>
          <w:b/>
        </w:rPr>
      </w:pPr>
      <w:r>
        <w:t>Links should e</w:t>
      </w:r>
      <w:r w:rsidR="00C50D93">
        <w:t>xtend approximately 5</w:t>
      </w:r>
      <w:r w:rsidR="00720204">
        <w:t xml:space="preserve"> feet</w:t>
      </w:r>
      <w:r w:rsidR="00C50D93">
        <w:t xml:space="preserve"> into the intersection beyond the stop bars (at both approaches and departures).</w:t>
      </w:r>
    </w:p>
    <w:p w14:paraId="5D8C9DA7" w14:textId="77777777" w:rsidR="00CD0F9A" w:rsidRPr="00C50D93" w:rsidRDefault="00CD0F9A" w:rsidP="00C50D93">
      <w:pPr>
        <w:pStyle w:val="ListParagraph"/>
        <w:numPr>
          <w:ilvl w:val="2"/>
          <w:numId w:val="21"/>
        </w:numPr>
        <w:rPr>
          <w:b/>
        </w:rPr>
      </w:pPr>
      <w:r>
        <w:t>Connectors should be used to connect intersection approach and departure links.</w:t>
      </w:r>
    </w:p>
    <w:p w14:paraId="7688FB69" w14:textId="77777777" w:rsidR="00C50D93" w:rsidRPr="00C50D93" w:rsidRDefault="00C50D93" w:rsidP="00C50D93">
      <w:pPr>
        <w:pStyle w:val="ListParagraph"/>
        <w:numPr>
          <w:ilvl w:val="2"/>
          <w:numId w:val="21"/>
        </w:numPr>
      </w:pPr>
      <w:r w:rsidRPr="00C50D93">
        <w:t xml:space="preserve">Left turning movements should be coded with </w:t>
      </w:r>
      <w:r>
        <w:t>8-12 spline points.</w:t>
      </w:r>
    </w:p>
    <w:p w14:paraId="0021F2FE" w14:textId="77777777" w:rsidR="00C50D93" w:rsidRPr="00C50D93" w:rsidRDefault="00C50D93" w:rsidP="00C50D93">
      <w:pPr>
        <w:pStyle w:val="ListParagraph"/>
        <w:numPr>
          <w:ilvl w:val="2"/>
          <w:numId w:val="21"/>
        </w:numPr>
      </w:pPr>
      <w:r w:rsidRPr="00C50D93">
        <w:t>Right turning movements should be coded with 6-10 spline points.</w:t>
      </w:r>
    </w:p>
    <w:p w14:paraId="3173B9E4" w14:textId="77777777" w:rsidR="00C50D93" w:rsidRPr="000428BF" w:rsidRDefault="00C50D93" w:rsidP="00C50D93">
      <w:pPr>
        <w:pStyle w:val="ListParagraph"/>
        <w:numPr>
          <w:ilvl w:val="1"/>
          <w:numId w:val="21"/>
        </w:numPr>
        <w:rPr>
          <w:b/>
        </w:rPr>
      </w:pPr>
      <w:r>
        <w:t xml:space="preserve">Connector length should be kept at a minimum. </w:t>
      </w:r>
    </w:p>
    <w:p w14:paraId="3FAF1B79" w14:textId="77777777" w:rsidR="00A5681A" w:rsidRPr="00E43440" w:rsidRDefault="00A5681A" w:rsidP="00A5681A">
      <w:pPr>
        <w:pStyle w:val="ListParagraph"/>
        <w:numPr>
          <w:ilvl w:val="0"/>
          <w:numId w:val="21"/>
        </w:numPr>
        <w:rPr>
          <w:b/>
        </w:rPr>
      </w:pPr>
      <w:r w:rsidRPr="00E43440">
        <w:rPr>
          <w:b/>
        </w:rPr>
        <w:t>Lane Width</w:t>
      </w:r>
    </w:p>
    <w:p w14:paraId="3BBDC94C" w14:textId="3EA93EEC" w:rsidR="00A5681A" w:rsidRDefault="00A5681A" w:rsidP="00A5681A">
      <w:pPr>
        <w:pStyle w:val="ListParagraph"/>
        <w:numPr>
          <w:ilvl w:val="1"/>
          <w:numId w:val="21"/>
        </w:numPr>
      </w:pPr>
      <w:r>
        <w:t xml:space="preserve">All links will be coded with a </w:t>
      </w:r>
      <w:r w:rsidRPr="002E15D8">
        <w:rPr>
          <w:u w:val="single"/>
        </w:rPr>
        <w:t>standard width of 11</w:t>
      </w:r>
      <w:r w:rsidR="00720204">
        <w:rPr>
          <w:u w:val="single"/>
        </w:rPr>
        <w:t xml:space="preserve"> feet</w:t>
      </w:r>
      <w:r>
        <w:t>.</w:t>
      </w:r>
    </w:p>
    <w:p w14:paraId="7AE0485D" w14:textId="0C52F840" w:rsidR="00A5681A" w:rsidRDefault="00A5681A" w:rsidP="00A5681A">
      <w:pPr>
        <w:pStyle w:val="ListParagraph"/>
        <w:numPr>
          <w:ilvl w:val="1"/>
          <w:numId w:val="21"/>
        </w:numPr>
      </w:pPr>
      <w:r w:rsidRPr="00E43440">
        <w:rPr>
          <w:u w:val="single"/>
        </w:rPr>
        <w:t>Exception</w:t>
      </w:r>
      <w:r>
        <w:t xml:space="preserve">: Right and left dedicated </w:t>
      </w:r>
      <w:r w:rsidRPr="002E15D8">
        <w:rPr>
          <w:u w:val="single"/>
        </w:rPr>
        <w:t>turn bays will be coded with a 10</w:t>
      </w:r>
      <w:r w:rsidR="00720204">
        <w:rPr>
          <w:u w:val="single"/>
        </w:rPr>
        <w:t xml:space="preserve"> feet</w:t>
      </w:r>
      <w:r w:rsidRPr="002E15D8">
        <w:rPr>
          <w:u w:val="single"/>
        </w:rPr>
        <w:t xml:space="preserve"> width</w:t>
      </w:r>
      <w:r>
        <w:t>.</w:t>
      </w:r>
    </w:p>
    <w:p w14:paraId="09451D3C" w14:textId="77777777" w:rsidR="00A5681A" w:rsidRDefault="00A5681A" w:rsidP="00A5681A">
      <w:pPr>
        <w:pStyle w:val="ListParagraph"/>
        <w:numPr>
          <w:ilvl w:val="1"/>
          <w:numId w:val="21"/>
        </w:numPr>
      </w:pPr>
      <w:r w:rsidRPr="00E43440">
        <w:t xml:space="preserve">Further adjustments to these may be made during calibration as needed. </w:t>
      </w:r>
    </w:p>
    <w:p w14:paraId="3B7F4D9B" w14:textId="77777777" w:rsidR="000428BF" w:rsidRDefault="000428BF" w:rsidP="000428BF">
      <w:pPr>
        <w:pStyle w:val="ListParagraph"/>
        <w:numPr>
          <w:ilvl w:val="0"/>
          <w:numId w:val="21"/>
        </w:numPr>
        <w:rPr>
          <w:b/>
        </w:rPr>
      </w:pPr>
      <w:r>
        <w:rPr>
          <w:b/>
        </w:rPr>
        <w:t>Lane Drops</w:t>
      </w:r>
      <w:r w:rsidR="00A5681A">
        <w:rPr>
          <w:b/>
        </w:rPr>
        <w:t xml:space="preserve">/ </w:t>
      </w:r>
      <w:r w:rsidR="00AE5188">
        <w:rPr>
          <w:b/>
        </w:rPr>
        <w:t>Lane Addition</w:t>
      </w:r>
    </w:p>
    <w:p w14:paraId="1DD0FFBD" w14:textId="77777777" w:rsidR="00A5681A" w:rsidRPr="00A5681A" w:rsidRDefault="000428BF" w:rsidP="00A5681A">
      <w:pPr>
        <w:pStyle w:val="ListParagraph"/>
        <w:numPr>
          <w:ilvl w:val="1"/>
          <w:numId w:val="21"/>
        </w:numPr>
        <w:rPr>
          <w:b/>
        </w:rPr>
      </w:pPr>
      <w:r>
        <w:t xml:space="preserve">Lane drops </w:t>
      </w:r>
      <w:r w:rsidR="00AE5188">
        <w:t xml:space="preserve">(e.g., travel lanes going from three lanes to two lanes) </w:t>
      </w:r>
      <w:r>
        <w:t xml:space="preserve">should be coded with a </w:t>
      </w:r>
      <w:r>
        <w:rPr>
          <w:u w:val="single"/>
        </w:rPr>
        <w:t>single</w:t>
      </w:r>
      <w:r>
        <w:t xml:space="preserve"> connector </w:t>
      </w:r>
      <w:r w:rsidR="00A5681A">
        <w:t>from the upstream link to the downstream link. This enables typical merging behavior and prevents discrepancies in routing.</w:t>
      </w:r>
    </w:p>
    <w:p w14:paraId="75EFB39F" w14:textId="77777777" w:rsidR="00A5681A" w:rsidRDefault="00A5681A" w:rsidP="00A5681A">
      <w:pPr>
        <w:pStyle w:val="ListParagraph"/>
        <w:numPr>
          <w:ilvl w:val="2"/>
          <w:numId w:val="21"/>
        </w:numPr>
      </w:pPr>
      <w:r>
        <w:t>The upstream link (e.g., with three lanes) should extend through half of the taper zone, where the connector and downstream link (e.g., with two lanes) will begin.</w:t>
      </w:r>
    </w:p>
    <w:p w14:paraId="07CAE349" w14:textId="77777777" w:rsidR="00AE5188" w:rsidRDefault="00AE5188" w:rsidP="00AE5188">
      <w:pPr>
        <w:pStyle w:val="ListParagraph"/>
        <w:numPr>
          <w:ilvl w:val="1"/>
          <w:numId w:val="21"/>
        </w:numPr>
      </w:pPr>
      <w:r>
        <w:t xml:space="preserve">The same principle should be followed for lane additions (e.g., travel lanes going from two lanes to three lanes). </w:t>
      </w:r>
    </w:p>
    <w:p w14:paraId="0D7E1933" w14:textId="77777777" w:rsidR="00AE5188" w:rsidRPr="00A5681A" w:rsidRDefault="00AE5188" w:rsidP="00AE5188">
      <w:pPr>
        <w:pStyle w:val="ListParagraph"/>
        <w:numPr>
          <w:ilvl w:val="1"/>
          <w:numId w:val="21"/>
        </w:numPr>
      </w:pPr>
      <w:r w:rsidRPr="00AE5188">
        <w:rPr>
          <w:i/>
        </w:rPr>
        <w:t>Note</w:t>
      </w:r>
      <w:r>
        <w:t xml:space="preserve"> – the only time multiple connectors should be used is when connecting to multiple downstream links (e.g., turning bays). </w:t>
      </w:r>
    </w:p>
    <w:p w14:paraId="39997D6A" w14:textId="77777777" w:rsidR="00E43440" w:rsidRPr="00E43440" w:rsidRDefault="00E43440" w:rsidP="001C58FC">
      <w:pPr>
        <w:pStyle w:val="ListParagraph"/>
        <w:keepNext/>
        <w:numPr>
          <w:ilvl w:val="0"/>
          <w:numId w:val="21"/>
        </w:numPr>
        <w:rPr>
          <w:b/>
        </w:rPr>
      </w:pPr>
      <w:r>
        <w:rPr>
          <w:b/>
        </w:rPr>
        <w:lastRenderedPageBreak/>
        <w:t>Intersection Turning Movements</w:t>
      </w:r>
    </w:p>
    <w:p w14:paraId="506D14B6" w14:textId="77777777" w:rsidR="00E43440" w:rsidRDefault="00E43440" w:rsidP="001C58FC">
      <w:pPr>
        <w:pStyle w:val="ListParagraph"/>
        <w:keepNext/>
        <w:numPr>
          <w:ilvl w:val="1"/>
          <w:numId w:val="21"/>
        </w:numPr>
      </w:pPr>
      <w:r w:rsidRPr="002F6906">
        <w:rPr>
          <w:u w:val="single"/>
        </w:rPr>
        <w:t>Dedicated turning pockets or turning bays</w:t>
      </w:r>
      <w:r>
        <w:t xml:space="preserve"> should be coded as separate parallel links to ensure vehicles enter the turn bay at the beginning of the bay and that no </w:t>
      </w:r>
      <w:r w:rsidR="002F6906">
        <w:t>unrealistic</w:t>
      </w:r>
      <w:r>
        <w:t xml:space="preserve"> lane changing occurs between the through and turning vehicles.</w:t>
      </w:r>
    </w:p>
    <w:p w14:paraId="03C075B8" w14:textId="77777777" w:rsidR="002F6906" w:rsidRDefault="002F6906" w:rsidP="002F6906">
      <w:pPr>
        <w:pStyle w:val="ListParagraph"/>
        <w:numPr>
          <w:ilvl w:val="2"/>
          <w:numId w:val="21"/>
        </w:numPr>
      </w:pPr>
      <w:r>
        <w:t xml:space="preserve">Connectors from the mainline should start at the beginning of the taper and end at the point the bay reaches its full width (not necessarily where the striping begins). </w:t>
      </w:r>
    </w:p>
    <w:p w14:paraId="0970C107" w14:textId="77777777" w:rsidR="00E43440" w:rsidRDefault="00E43440" w:rsidP="00E43440">
      <w:pPr>
        <w:pStyle w:val="ListParagraph"/>
        <w:numPr>
          <w:ilvl w:val="1"/>
          <w:numId w:val="21"/>
        </w:numPr>
      </w:pPr>
      <w:r w:rsidRPr="002F6906">
        <w:rPr>
          <w:u w:val="single"/>
        </w:rPr>
        <w:t>Lanes with shared turning movements</w:t>
      </w:r>
      <w:r>
        <w:t xml:space="preserve"> will not be coded as separate links.</w:t>
      </w:r>
    </w:p>
    <w:p w14:paraId="45A9F153" w14:textId="77777777" w:rsidR="002F6906" w:rsidRDefault="002F6906" w:rsidP="00E43440">
      <w:pPr>
        <w:pStyle w:val="ListParagraph"/>
        <w:numPr>
          <w:ilvl w:val="1"/>
          <w:numId w:val="21"/>
        </w:numPr>
      </w:pPr>
      <w:r>
        <w:rPr>
          <w:u w:val="single"/>
        </w:rPr>
        <w:t>Right Turn on Red (RTOR)</w:t>
      </w:r>
      <w:r>
        <w:t xml:space="preserve"> movements at signalized intersections will be coded with a stop sign associated with the appropriate signal group and located at the stop bar where the signal head is placed. </w:t>
      </w:r>
    </w:p>
    <w:p w14:paraId="239BD771" w14:textId="1F0C7A7E" w:rsidR="002F6906" w:rsidRDefault="002F6906" w:rsidP="002F6906">
      <w:pPr>
        <w:pStyle w:val="ListParagraph"/>
        <w:numPr>
          <w:ilvl w:val="2"/>
          <w:numId w:val="21"/>
        </w:numPr>
        <w:rPr>
          <w:ins w:id="29" w:author="Britton Hammit" w:date="2019-12-11T09:09:00Z"/>
        </w:rPr>
      </w:pPr>
      <w:r>
        <w:t xml:space="preserve">RTOR stop signs will be coded by extending the turning connector upstream to cover the signal head on the link. </w:t>
      </w:r>
    </w:p>
    <w:p w14:paraId="3A708F7A" w14:textId="39F5C400" w:rsidR="00194AB6" w:rsidDel="0096547A" w:rsidRDefault="00194AB6" w:rsidP="00194AB6">
      <w:pPr>
        <w:pStyle w:val="ListParagraph"/>
        <w:numPr>
          <w:ilvl w:val="2"/>
          <w:numId w:val="21"/>
        </w:numPr>
        <w:rPr>
          <w:del w:id="30" w:author="Britton Hammit" w:date="2019-12-16T12:30:00Z"/>
        </w:rPr>
      </w:pPr>
    </w:p>
    <w:p w14:paraId="2CA4DF2C" w14:textId="77777777" w:rsidR="00033120" w:rsidRDefault="00033120" w:rsidP="00E43440">
      <w:pPr>
        <w:pStyle w:val="ListParagraph"/>
        <w:numPr>
          <w:ilvl w:val="1"/>
          <w:numId w:val="21"/>
        </w:numPr>
      </w:pPr>
      <w:r w:rsidRPr="00033120">
        <w:rPr>
          <w:u w:val="single"/>
        </w:rPr>
        <w:t>Pavement Markings</w:t>
      </w:r>
      <w:r>
        <w:t xml:space="preserve"> should be included at all intersection approaches for all lanes to clearly indicate which movements are allowed from each lane.</w:t>
      </w:r>
    </w:p>
    <w:p w14:paraId="4C125BA6" w14:textId="77777777" w:rsidR="00033120" w:rsidRDefault="00033120" w:rsidP="00E43440">
      <w:pPr>
        <w:pStyle w:val="ListParagraph"/>
        <w:numPr>
          <w:ilvl w:val="1"/>
          <w:numId w:val="21"/>
        </w:numPr>
      </w:pPr>
      <w:r>
        <w:rPr>
          <w:u w:val="single"/>
        </w:rPr>
        <w:t>Service Lane Interaction</w:t>
      </w:r>
      <w:r>
        <w:t xml:space="preserve"> with the mainline at intersections should be coded carefully using Google Street View and videos collected during data collection. </w:t>
      </w:r>
    </w:p>
    <w:p w14:paraId="7752BFC6" w14:textId="77777777" w:rsidR="002E15D8" w:rsidRPr="002E15D8" w:rsidRDefault="002E15D8" w:rsidP="002E15D8">
      <w:pPr>
        <w:pStyle w:val="ListParagraph"/>
        <w:numPr>
          <w:ilvl w:val="0"/>
          <w:numId w:val="21"/>
        </w:numPr>
        <w:rPr>
          <w:b/>
        </w:rPr>
      </w:pPr>
      <w:r w:rsidRPr="002E15D8">
        <w:rPr>
          <w:b/>
        </w:rPr>
        <w:t>Pedestrian Crosswalks</w:t>
      </w:r>
    </w:p>
    <w:p w14:paraId="3C941248" w14:textId="77777777" w:rsidR="002E15D8" w:rsidRDefault="002E15D8" w:rsidP="002E15D8">
      <w:pPr>
        <w:pStyle w:val="ListParagraph"/>
        <w:numPr>
          <w:ilvl w:val="1"/>
          <w:numId w:val="21"/>
        </w:numPr>
      </w:pPr>
      <w:r w:rsidRPr="001B1763">
        <w:t>Pedestrian crosswalks</w:t>
      </w:r>
      <w:r>
        <w:t xml:space="preserve"> should be </w:t>
      </w:r>
      <w:r w:rsidR="001B1763">
        <w:t>placed</w:t>
      </w:r>
      <w:r>
        <w:t xml:space="preserve"> as close as possible to the actual crosswalks. </w:t>
      </w:r>
    </w:p>
    <w:p w14:paraId="178E17AB" w14:textId="77777777" w:rsidR="001B1763" w:rsidRDefault="001B1763" w:rsidP="001B1763">
      <w:pPr>
        <w:pStyle w:val="ListParagraph"/>
        <w:numPr>
          <w:ilvl w:val="1"/>
          <w:numId w:val="21"/>
        </w:numPr>
      </w:pPr>
      <w:r w:rsidRPr="001B1763">
        <w:t xml:space="preserve">Crosswalks should be </w:t>
      </w:r>
      <w:r w:rsidRPr="001B1763">
        <w:rPr>
          <w:u w:val="single"/>
        </w:rPr>
        <w:t>coded as two separate parallel links</w:t>
      </w:r>
      <w:r w:rsidRPr="001B1763">
        <w:t xml:space="preserve"> for movements </w:t>
      </w:r>
      <w:r>
        <w:t>in each direction.</w:t>
      </w:r>
    </w:p>
    <w:p w14:paraId="412EC7D9" w14:textId="010FC9E1" w:rsidR="001B1763" w:rsidRPr="001B1763" w:rsidRDefault="001B1763" w:rsidP="001B1763">
      <w:pPr>
        <w:pStyle w:val="ListParagraph"/>
        <w:numPr>
          <w:ilvl w:val="1"/>
          <w:numId w:val="21"/>
        </w:numPr>
      </w:pPr>
      <w:r w:rsidRPr="00B92479">
        <w:rPr>
          <w:u w:val="single"/>
        </w:rPr>
        <w:t>Crosswalk lengths</w:t>
      </w:r>
      <w:r>
        <w:t xml:space="preserve"> should be based on the extents of the intersection</w:t>
      </w:r>
      <w:r w:rsidR="00B92479">
        <w:t xml:space="preserve"> plus </w:t>
      </w:r>
      <w:r w:rsidR="00720204">
        <w:t>20</w:t>
      </w:r>
      <w:commentRangeStart w:id="31"/>
      <w:commentRangeStart w:id="32"/>
      <w:commentRangeStart w:id="33"/>
      <w:commentRangeStart w:id="34"/>
      <w:r w:rsidR="00D73190">
        <w:t xml:space="preserve"> </w:t>
      </w:r>
      <w:r w:rsidR="00B92479">
        <w:t>f</w:t>
      </w:r>
      <w:r w:rsidR="00D73190">
        <w:t>ee</w:t>
      </w:r>
      <w:r w:rsidR="00B92479">
        <w:t xml:space="preserve">t </w:t>
      </w:r>
      <w:commentRangeEnd w:id="31"/>
      <w:r w:rsidR="00D73190">
        <w:rPr>
          <w:rStyle w:val="CommentReference"/>
        </w:rPr>
        <w:commentReference w:id="31"/>
      </w:r>
      <w:commentRangeEnd w:id="32"/>
      <w:r w:rsidR="00233550">
        <w:rPr>
          <w:rStyle w:val="CommentReference"/>
        </w:rPr>
        <w:commentReference w:id="32"/>
      </w:r>
      <w:commentRangeEnd w:id="33"/>
      <w:r w:rsidR="004D1020">
        <w:rPr>
          <w:rStyle w:val="CommentReference"/>
        </w:rPr>
        <w:commentReference w:id="33"/>
      </w:r>
      <w:commentRangeEnd w:id="34"/>
      <w:r w:rsidR="00AF3A38">
        <w:rPr>
          <w:rStyle w:val="CommentReference"/>
        </w:rPr>
        <w:commentReference w:id="34"/>
      </w:r>
      <w:r w:rsidR="00B92479">
        <w:t>of queueing length for pedestrians on either side of the intersection.</w:t>
      </w:r>
    </w:p>
    <w:p w14:paraId="3AB5A9AC" w14:textId="39F1B21E" w:rsidR="002E15D8" w:rsidRDefault="002E15D8" w:rsidP="002E15D8">
      <w:pPr>
        <w:pStyle w:val="ListParagraph"/>
        <w:numPr>
          <w:ilvl w:val="1"/>
          <w:numId w:val="21"/>
        </w:numPr>
        <w:rPr>
          <w:ins w:id="35" w:author="Britton Hammit" w:date="2019-12-16T08:58:00Z"/>
        </w:rPr>
      </w:pPr>
      <w:r w:rsidRPr="001B1763">
        <w:rPr>
          <w:u w:val="single"/>
        </w:rPr>
        <w:t>Crosswalk widths</w:t>
      </w:r>
      <w:r w:rsidRPr="00B92479">
        <w:t xml:space="preserve"> should be 7.5</w:t>
      </w:r>
      <w:r w:rsidR="00720204">
        <w:t xml:space="preserve"> </w:t>
      </w:r>
      <w:r w:rsidRPr="00B92479">
        <w:t>f</w:t>
      </w:r>
      <w:r w:rsidR="00D73190">
        <w:t>ee</w:t>
      </w:r>
      <w:r w:rsidRPr="00B92479">
        <w:t xml:space="preserve">t per direction </w:t>
      </w:r>
      <w:r>
        <w:t>to match the approximate 15-f</w:t>
      </w:r>
      <w:r w:rsidR="00D73190">
        <w:t>oo</w:t>
      </w:r>
      <w:r>
        <w:t xml:space="preserve">t width </w:t>
      </w:r>
      <w:r w:rsidR="001B1763">
        <w:t>of the full crosswalks on K</w:t>
      </w:r>
      <w:r w:rsidR="00D73190">
        <w:t xml:space="preserve"> </w:t>
      </w:r>
      <w:r w:rsidR="001B1763">
        <w:t>Street.</w:t>
      </w:r>
    </w:p>
    <w:p w14:paraId="084AFAE0" w14:textId="315BD084" w:rsidR="00084158" w:rsidRPr="00084158" w:rsidRDefault="00084158">
      <w:pPr>
        <w:pStyle w:val="ListParagraph"/>
        <w:numPr>
          <w:ilvl w:val="2"/>
          <w:numId w:val="21"/>
        </w:numPr>
        <w:rPr>
          <w:ins w:id="36" w:author="Tong, Jiaxin" w:date="2019-12-10T22:18:00Z"/>
        </w:rPr>
        <w:pPrChange w:id="37" w:author="Britton Hammit" w:date="2019-12-16T08:58:00Z">
          <w:pPr>
            <w:pStyle w:val="ListParagraph"/>
            <w:numPr>
              <w:ilvl w:val="1"/>
              <w:numId w:val="21"/>
            </w:numPr>
            <w:ind w:left="1440" w:hanging="360"/>
          </w:pPr>
        </w:pPrChange>
      </w:pPr>
      <w:ins w:id="38" w:author="Britton Hammit" w:date="2019-12-16T08:58:00Z">
        <w:r w:rsidRPr="00084158">
          <w:rPr>
            <w:rPrChange w:id="39" w:author="Britton Hammit" w:date="2019-12-16T08:58:00Z">
              <w:rPr>
                <w:u w:val="single"/>
              </w:rPr>
            </w:rPrChange>
          </w:rPr>
          <w:t>At intersections with</w:t>
        </w:r>
        <w:r>
          <w:t xml:space="preserve"> a </w:t>
        </w:r>
      </w:ins>
      <w:ins w:id="40" w:author="Britton Hammit" w:date="2019-12-16T08:59:00Z">
        <w:r>
          <w:t>large number of pedestrians (e.g., K Street and Connecticut), crosswalk widths may be increased and overlapped to better replicate field conditions.</w:t>
        </w:r>
      </w:ins>
    </w:p>
    <w:p w14:paraId="70D38046" w14:textId="575E3098" w:rsidR="004D1020" w:rsidRPr="0096547A" w:rsidRDefault="004D1020" w:rsidP="004D1020">
      <w:pPr>
        <w:pStyle w:val="ListParagraph"/>
        <w:numPr>
          <w:ilvl w:val="0"/>
          <w:numId w:val="21"/>
        </w:numPr>
        <w:rPr>
          <w:ins w:id="41" w:author="Tong, Jiaxin" w:date="2019-12-10T22:18:00Z"/>
          <w:b/>
          <w:rPrChange w:id="42" w:author="Britton Hammit" w:date="2019-12-16T12:31:00Z">
            <w:rPr>
              <w:ins w:id="43" w:author="Tong, Jiaxin" w:date="2019-12-10T22:18:00Z"/>
            </w:rPr>
          </w:rPrChange>
        </w:rPr>
      </w:pPr>
      <w:ins w:id="44" w:author="Tong, Jiaxin" w:date="2019-12-10T22:18:00Z">
        <w:r w:rsidRPr="0096547A">
          <w:rPr>
            <w:b/>
            <w:rPrChange w:id="45" w:author="Britton Hammit" w:date="2019-12-16T12:31:00Z">
              <w:rPr/>
            </w:rPrChange>
          </w:rPr>
          <w:t>Bicycle lanes</w:t>
        </w:r>
      </w:ins>
    </w:p>
    <w:p w14:paraId="2A18E75C" w14:textId="536E0A86" w:rsidR="00AF3A38" w:rsidRDefault="00AF3A38" w:rsidP="004D1020">
      <w:pPr>
        <w:pStyle w:val="ListParagraph"/>
        <w:numPr>
          <w:ilvl w:val="1"/>
          <w:numId w:val="21"/>
        </w:numPr>
        <w:rPr>
          <w:ins w:id="46" w:author="Britton Hammit" w:date="2019-12-11T09:21:00Z"/>
        </w:rPr>
      </w:pPr>
      <w:ins w:id="47" w:author="Britton Hammit" w:date="2019-12-11T09:17:00Z">
        <w:r>
          <w:t>The two-direction cycle track</w:t>
        </w:r>
      </w:ins>
      <w:ins w:id="48" w:author="Britton Hammit" w:date="2019-12-11T09:18:00Z">
        <w:r>
          <w:t xml:space="preserve"> on the </w:t>
        </w:r>
      </w:ins>
      <w:ins w:id="49" w:author="Britton Hammit" w:date="2019-12-11T09:19:00Z">
        <w:r>
          <w:t>west</w:t>
        </w:r>
      </w:ins>
      <w:ins w:id="50" w:author="Britton Hammit" w:date="2019-12-11T09:18:00Z">
        <w:r>
          <w:t xml:space="preserve"> side of 15</w:t>
        </w:r>
        <w:r w:rsidRPr="00AF3A38">
          <w:rPr>
            <w:vertAlign w:val="superscript"/>
            <w:rPrChange w:id="51" w:author="Britton Hammit" w:date="2019-12-11T09:18:00Z">
              <w:rPr/>
            </w:rPrChange>
          </w:rPr>
          <w:t>th</w:t>
        </w:r>
        <w:r>
          <w:t xml:space="preserve"> Street will be modeled using </w:t>
        </w:r>
      </w:ins>
      <w:ins w:id="52" w:author="Britton Hammit" w:date="2019-12-11T09:20:00Z">
        <w:r w:rsidR="00372BC6">
          <w:t xml:space="preserve">two </w:t>
        </w:r>
      </w:ins>
      <w:ins w:id="53" w:author="Britton Hammit" w:date="2019-12-11T09:21:00Z">
        <w:r w:rsidR="00372BC6">
          <w:t>4.5</w:t>
        </w:r>
      </w:ins>
      <w:ins w:id="54" w:author="Britton Hammit" w:date="2019-12-11T09:22:00Z">
        <w:r w:rsidR="00372BC6">
          <w:t>-</w:t>
        </w:r>
      </w:ins>
      <w:ins w:id="55" w:author="Britton Hammit" w:date="2019-12-11T09:21:00Z">
        <w:r w:rsidR="00372BC6">
          <w:t>foot</w:t>
        </w:r>
      </w:ins>
      <w:ins w:id="56" w:author="Britton Hammit" w:date="2019-12-11T09:20:00Z">
        <w:r w:rsidR="00372BC6">
          <w:t xml:space="preserve"> links, separated from the vehicle </w:t>
        </w:r>
      </w:ins>
      <w:ins w:id="57" w:author="Britton Hammit" w:date="2019-12-11T09:21:00Z">
        <w:r w:rsidR="00372BC6">
          <w:t>travel way</w:t>
        </w:r>
      </w:ins>
      <w:ins w:id="58" w:author="Britton Hammit" w:date="2019-12-11T09:20:00Z">
        <w:r w:rsidR="00372BC6">
          <w:t xml:space="preserve"> by approximately 1 foot.</w:t>
        </w:r>
      </w:ins>
    </w:p>
    <w:p w14:paraId="37E73308" w14:textId="2B59A101" w:rsidR="00372BC6" w:rsidRDefault="00372BC6" w:rsidP="004D1020">
      <w:pPr>
        <w:pStyle w:val="ListParagraph"/>
        <w:numPr>
          <w:ilvl w:val="1"/>
          <w:numId w:val="21"/>
        </w:numPr>
        <w:rPr>
          <w:ins w:id="59" w:author="Britton Hammit" w:date="2019-12-11T09:17:00Z"/>
        </w:rPr>
      </w:pPr>
      <w:ins w:id="60" w:author="Britton Hammit" w:date="2019-12-11T09:22:00Z">
        <w:r>
          <w:t>The bi-directional bike lanes on 11</w:t>
        </w:r>
        <w:r w:rsidRPr="00372BC6">
          <w:rPr>
            <w:vertAlign w:val="superscript"/>
            <w:rPrChange w:id="61" w:author="Britton Hammit" w:date="2019-12-11T09:22:00Z">
              <w:rPr/>
            </w:rPrChange>
          </w:rPr>
          <w:t>th</w:t>
        </w:r>
        <w:r>
          <w:t xml:space="preserve"> Street will be modeled using two 4.5 links—on the east and west side of 11</w:t>
        </w:r>
        <w:r w:rsidRPr="00372BC6">
          <w:rPr>
            <w:vertAlign w:val="superscript"/>
            <w:rPrChange w:id="62" w:author="Britton Hammit" w:date="2019-12-11T09:22:00Z">
              <w:rPr/>
            </w:rPrChange>
          </w:rPr>
          <w:t>th</w:t>
        </w:r>
        <w:r>
          <w:t xml:space="preserve"> Street—directly neighboring the vehicle travel way.</w:t>
        </w:r>
      </w:ins>
    </w:p>
    <w:p w14:paraId="537B12A1" w14:textId="653EC8BF" w:rsidR="004D1020" w:rsidDel="00372BC6" w:rsidRDefault="004D1020">
      <w:pPr>
        <w:pStyle w:val="ListParagraph"/>
        <w:ind w:left="1440"/>
        <w:rPr>
          <w:ins w:id="63" w:author="Tong, Jiaxin" w:date="2019-12-10T22:18:00Z"/>
          <w:del w:id="64" w:author="Britton Hammit" w:date="2019-12-11T09:23:00Z"/>
        </w:rPr>
        <w:pPrChange w:id="65" w:author="Britton Hammit" w:date="2019-12-11T09:23:00Z">
          <w:pPr>
            <w:pStyle w:val="ListParagraph"/>
            <w:numPr>
              <w:ilvl w:val="1"/>
              <w:numId w:val="21"/>
            </w:numPr>
            <w:ind w:left="1440" w:hanging="360"/>
          </w:pPr>
        </w:pPrChange>
      </w:pPr>
      <w:ins w:id="66" w:author="Tong, Jiaxin" w:date="2019-12-10T22:18:00Z">
        <w:del w:id="67" w:author="Britton Hammit" w:date="2019-12-11T09:23:00Z">
          <w:r w:rsidDel="00372BC6">
            <w:delText>Two-way cycle track on 15</w:delText>
          </w:r>
          <w:r w:rsidRPr="004D1020" w:rsidDel="00372BC6">
            <w:rPr>
              <w:vertAlign w:val="superscript"/>
              <w:rPrChange w:id="68" w:author="Tong, Jiaxin" w:date="2019-12-10T22:18:00Z">
                <w:rPr/>
              </w:rPrChange>
            </w:rPr>
            <w:delText>th</w:delText>
          </w:r>
          <w:r w:rsidDel="00372BC6">
            <w:delText xml:space="preserve"> Street</w:delText>
          </w:r>
        </w:del>
      </w:ins>
    </w:p>
    <w:p w14:paraId="53E41230" w14:textId="55CF4884" w:rsidR="004D1020" w:rsidDel="00372BC6" w:rsidRDefault="004D1020">
      <w:pPr>
        <w:pStyle w:val="ListParagraph"/>
        <w:numPr>
          <w:ilvl w:val="1"/>
          <w:numId w:val="21"/>
        </w:numPr>
        <w:rPr>
          <w:del w:id="69" w:author="Britton Hammit" w:date="2019-12-11T09:23:00Z"/>
        </w:rPr>
      </w:pPr>
      <w:ins w:id="70" w:author="Tong, Jiaxin" w:date="2019-12-10T22:18:00Z">
        <w:del w:id="71" w:author="Britton Hammit" w:date="2019-12-11T09:23:00Z">
          <w:r w:rsidDel="00372BC6">
            <w:delText>Bi-directional bike lanes on 1</w:delText>
          </w:r>
        </w:del>
      </w:ins>
      <w:ins w:id="72" w:author="Tong, Jiaxin" w:date="2019-12-10T22:21:00Z">
        <w:del w:id="73" w:author="Britton Hammit" w:date="2019-12-11T09:23:00Z">
          <w:r w:rsidDel="00372BC6">
            <w:delText>1th</w:delText>
          </w:r>
        </w:del>
      </w:ins>
      <w:ins w:id="74" w:author="Tong, Jiaxin" w:date="2019-12-10T22:18:00Z">
        <w:del w:id="75" w:author="Britton Hammit" w:date="2019-12-11T09:23:00Z">
          <w:r w:rsidDel="00372BC6">
            <w:delText xml:space="preserve"> Street</w:delText>
          </w:r>
        </w:del>
      </w:ins>
    </w:p>
    <w:p w14:paraId="663AFD27" w14:textId="77777777" w:rsidR="00033120" w:rsidRDefault="00033120">
      <w:pPr>
        <w:pStyle w:val="Heading2"/>
      </w:pPr>
      <w:r>
        <w:t>Signal Control</w:t>
      </w:r>
    </w:p>
    <w:p w14:paraId="000EC0ED" w14:textId="77777777" w:rsidR="002E15D8" w:rsidRPr="00A0468E" w:rsidRDefault="002E15D8">
      <w:pPr>
        <w:pStyle w:val="ListParagraph"/>
        <w:keepNext/>
        <w:numPr>
          <w:ilvl w:val="0"/>
          <w:numId w:val="21"/>
        </w:numPr>
        <w:rPr>
          <w:b/>
        </w:rPr>
        <w:pPrChange w:id="76" w:author="Britton Hammit" w:date="2019-12-16T09:45:00Z">
          <w:pPr>
            <w:pStyle w:val="ListParagraph"/>
            <w:numPr>
              <w:numId w:val="21"/>
            </w:numPr>
            <w:ind w:hanging="360"/>
          </w:pPr>
        </w:pPrChange>
      </w:pPr>
      <w:r w:rsidRPr="00A0468E">
        <w:rPr>
          <w:b/>
        </w:rPr>
        <w:t>Vehicle Signals</w:t>
      </w:r>
    </w:p>
    <w:p w14:paraId="510BEBF5" w14:textId="77777777" w:rsidR="00033120" w:rsidRDefault="00033120">
      <w:pPr>
        <w:pStyle w:val="ListParagraph"/>
        <w:keepNext/>
        <w:numPr>
          <w:ilvl w:val="1"/>
          <w:numId w:val="21"/>
        </w:numPr>
        <w:pPrChange w:id="77" w:author="Britton Hammit" w:date="2019-12-16T09:45:00Z">
          <w:pPr>
            <w:pStyle w:val="ListParagraph"/>
            <w:numPr>
              <w:ilvl w:val="1"/>
              <w:numId w:val="21"/>
            </w:numPr>
            <w:ind w:left="1440" w:hanging="360"/>
          </w:pPr>
        </w:pPrChange>
      </w:pPr>
      <w:r w:rsidRPr="00033120">
        <w:rPr>
          <w:u w:val="single"/>
        </w:rPr>
        <w:t>Signal heads</w:t>
      </w:r>
      <w:r>
        <w:t xml:space="preserve"> should be placed on stop bars or as close as possible.</w:t>
      </w:r>
    </w:p>
    <w:p w14:paraId="5168081F" w14:textId="3B0B22ED" w:rsidR="00033120" w:rsidRPr="007C052B" w:rsidRDefault="007C052B" w:rsidP="002E15D8">
      <w:pPr>
        <w:pStyle w:val="ListParagraph"/>
        <w:numPr>
          <w:ilvl w:val="1"/>
          <w:numId w:val="21"/>
        </w:numPr>
      </w:pPr>
      <w:r w:rsidRPr="007C052B">
        <w:t>Vehicle detectors will not be coded because all signals are operating on Max Recall, no detectors on network.</w:t>
      </w:r>
    </w:p>
    <w:p w14:paraId="1F0C66E1" w14:textId="77777777" w:rsidR="008D5D3F" w:rsidRDefault="006C0047" w:rsidP="002E15D8">
      <w:pPr>
        <w:pStyle w:val="ListParagraph"/>
        <w:numPr>
          <w:ilvl w:val="1"/>
          <w:numId w:val="21"/>
        </w:numPr>
      </w:pPr>
      <w:r>
        <w:t>Leading Left Turn movements</w:t>
      </w:r>
      <w:r w:rsidR="008D5D3F">
        <w:t xml:space="preserve"> combined with </w:t>
      </w:r>
      <w:r>
        <w:t>permitted left turns</w:t>
      </w:r>
      <w:r w:rsidR="008D5D3F">
        <w:t xml:space="preserve"> will be modeled using the “OR” signal group.</w:t>
      </w:r>
    </w:p>
    <w:p w14:paraId="39D38281" w14:textId="77777777" w:rsidR="008D5D3F" w:rsidRDefault="008D5D3F" w:rsidP="008D5D3F">
      <w:pPr>
        <w:pStyle w:val="ListParagraph"/>
        <w:numPr>
          <w:ilvl w:val="2"/>
          <w:numId w:val="21"/>
        </w:numPr>
      </w:pPr>
      <w:r>
        <w:lastRenderedPageBreak/>
        <w:t xml:space="preserve">The “OR” signal group is used over an Overlap because </w:t>
      </w:r>
      <w:r w:rsidR="006C0047">
        <w:t xml:space="preserve">for the case of leading-left turns, </w:t>
      </w:r>
      <w:r>
        <w:t xml:space="preserve">it leads to more realistic slowing behavior from the “yellow” phase given before the </w:t>
      </w:r>
      <w:r w:rsidR="006C0047">
        <w:t>“permissive” phase begins.</w:t>
      </w:r>
    </w:p>
    <w:p w14:paraId="0242749F" w14:textId="77777777" w:rsidR="006C0047" w:rsidRDefault="006C0047" w:rsidP="006C0047">
      <w:pPr>
        <w:pStyle w:val="ListParagraph"/>
        <w:numPr>
          <w:ilvl w:val="1"/>
          <w:numId w:val="21"/>
        </w:numPr>
      </w:pPr>
      <w:r>
        <w:t>All other overlapping phases will be modeled using Overlaps coded into the RBC file.</w:t>
      </w:r>
    </w:p>
    <w:p w14:paraId="4A809E80" w14:textId="77777777" w:rsidR="006C0047" w:rsidRDefault="006C0047" w:rsidP="006C0047">
      <w:pPr>
        <w:pStyle w:val="ListParagraph"/>
        <w:numPr>
          <w:ilvl w:val="2"/>
          <w:numId w:val="21"/>
        </w:numPr>
      </w:pPr>
      <w:r>
        <w:t>This will ignore the “yellow” phase and allow consistent flow between shared phases.</w:t>
      </w:r>
    </w:p>
    <w:p w14:paraId="434D6AD2" w14:textId="77777777" w:rsidR="002E15D8" w:rsidRPr="00A0468E" w:rsidRDefault="002E15D8" w:rsidP="002E15D8">
      <w:pPr>
        <w:pStyle w:val="ListParagraph"/>
        <w:numPr>
          <w:ilvl w:val="0"/>
          <w:numId w:val="21"/>
        </w:numPr>
        <w:rPr>
          <w:b/>
        </w:rPr>
      </w:pPr>
      <w:r w:rsidRPr="00A0468E">
        <w:rPr>
          <w:b/>
        </w:rPr>
        <w:t>Pedestrian Signals</w:t>
      </w:r>
    </w:p>
    <w:p w14:paraId="0C07CE5D" w14:textId="77777777" w:rsidR="00B92479" w:rsidRDefault="002E15D8" w:rsidP="00B92479">
      <w:pPr>
        <w:pStyle w:val="ListParagraph"/>
        <w:numPr>
          <w:ilvl w:val="1"/>
          <w:numId w:val="21"/>
        </w:numPr>
      </w:pPr>
      <w:r>
        <w:rPr>
          <w:u w:val="single"/>
        </w:rPr>
        <w:t xml:space="preserve">Pedestrian </w:t>
      </w:r>
      <w:r w:rsidR="00B92479">
        <w:rPr>
          <w:u w:val="single"/>
        </w:rPr>
        <w:t>s</w:t>
      </w:r>
      <w:r>
        <w:rPr>
          <w:u w:val="single"/>
        </w:rPr>
        <w:t>ignal</w:t>
      </w:r>
      <w:r w:rsidR="00B92479">
        <w:rPr>
          <w:u w:val="single"/>
        </w:rPr>
        <w:t>s</w:t>
      </w:r>
      <w:r w:rsidR="00B92479">
        <w:t xml:space="preserve"> should be placed outside of the traveled right-of-way to avoid overlap with vehicle movements.</w:t>
      </w:r>
    </w:p>
    <w:p w14:paraId="2284719F" w14:textId="781BB190" w:rsidR="00B92479" w:rsidRPr="007C052B" w:rsidRDefault="007C052B" w:rsidP="00B92479">
      <w:pPr>
        <w:pStyle w:val="ListParagraph"/>
        <w:numPr>
          <w:ilvl w:val="1"/>
          <w:numId w:val="21"/>
        </w:numPr>
      </w:pPr>
      <w:r w:rsidRPr="007C052B">
        <w:t>Pedestrian detectors will not be coded because Ped Recall is activated on all intersections in the corridor.</w:t>
      </w:r>
    </w:p>
    <w:p w14:paraId="2F0C0E2E" w14:textId="77777777" w:rsidR="00F47EF4" w:rsidRPr="00F47EF4" w:rsidRDefault="00D46EDC" w:rsidP="00F47EF4">
      <w:pPr>
        <w:pStyle w:val="ListParagraph"/>
        <w:numPr>
          <w:ilvl w:val="1"/>
          <w:numId w:val="21"/>
        </w:numPr>
        <w:rPr>
          <w:ins w:id="78" w:author="Britton Hammit" w:date="2020-03-06T14:28:00Z"/>
          <w:rPrChange w:id="79" w:author="Britton Hammit" w:date="2020-03-06T14:28:00Z">
            <w:rPr>
              <w:ins w:id="80" w:author="Britton Hammit" w:date="2020-03-06T14:28:00Z"/>
            </w:rPr>
          </w:rPrChange>
        </w:rPr>
      </w:pPr>
      <w:r w:rsidRPr="00F47EF4">
        <w:rPr>
          <w:u w:val="single"/>
        </w:rPr>
        <w:t>Leading pedestrian intervals</w:t>
      </w:r>
      <w:r>
        <w:t xml:space="preserve"> should be coded as </w:t>
      </w:r>
      <w:ins w:id="81" w:author="Britton Hammit" w:date="2020-03-06T14:28:00Z">
        <w:r w:rsidR="00F47EF4" w:rsidRPr="00F47EF4">
          <w:t xml:space="preserve">Leading pedestrian intervals (LPI) should be coded to add in an overlap associated with the parent signal group, and a “delay green” with the maximum split for the LPI (i.e., three seconds) is activated. Parent signal group splits are set to the total split of the vehicle </w:t>
        </w:r>
        <w:bookmarkStart w:id="82" w:name="_GoBack"/>
        <w:bookmarkEnd w:id="82"/>
        <w:r w:rsidR="00F47EF4" w:rsidRPr="00F47EF4">
          <w:rPr>
            <w:rPrChange w:id="83" w:author="Britton Hammit" w:date="2020-03-06T14:28:00Z">
              <w:rPr/>
            </w:rPrChange>
          </w:rPr>
          <w:t xml:space="preserve">phase plus the LPI. </w:t>
        </w:r>
      </w:ins>
    </w:p>
    <w:p w14:paraId="4E079E34" w14:textId="516E74CA" w:rsidR="00D46EDC" w:rsidRPr="00F47EF4" w:rsidDel="00F47EF4" w:rsidRDefault="00D46EDC" w:rsidP="00452614">
      <w:pPr>
        <w:pStyle w:val="ListParagraph"/>
        <w:numPr>
          <w:ilvl w:val="2"/>
          <w:numId w:val="21"/>
        </w:numPr>
        <w:rPr>
          <w:del w:id="84" w:author="Britton Hammit" w:date="2020-03-06T14:28:00Z"/>
          <w:rPrChange w:id="85" w:author="Britton Hammit" w:date="2020-03-06T14:28:00Z">
            <w:rPr>
              <w:del w:id="86" w:author="Britton Hammit" w:date="2020-03-06T14:28:00Z"/>
            </w:rPr>
          </w:rPrChange>
        </w:rPr>
        <w:pPrChange w:id="87" w:author="Britton Hammit" w:date="2020-03-06T14:28:00Z">
          <w:pPr>
            <w:pStyle w:val="ListParagraph"/>
            <w:numPr>
              <w:ilvl w:val="1"/>
              <w:numId w:val="21"/>
            </w:numPr>
            <w:ind w:left="1440" w:hanging="360"/>
          </w:pPr>
        </w:pPrChange>
      </w:pPr>
      <w:del w:id="88" w:author="Britton Hammit" w:date="2020-03-06T14:28:00Z">
        <w:r w:rsidRPr="00F47EF4" w:rsidDel="00F47EF4">
          <w:rPr>
            <w:rPrChange w:id="89" w:author="Britton Hammit" w:date="2020-03-06T14:28:00Z">
              <w:rPr/>
            </w:rPrChange>
          </w:rPr>
          <w:delText>an “OR” signal group on pedestrian signal heads</w:delText>
        </w:r>
      </w:del>
      <w:ins w:id="90" w:author="Tong, Jiaxin" w:date="2019-12-10T21:46:00Z">
        <w:del w:id="91" w:author="Britton Hammit" w:date="2020-03-06T14:28:00Z">
          <w:r w:rsidR="00AD5AB2" w:rsidRPr="00F47EF4" w:rsidDel="00F47EF4">
            <w:rPr>
              <w:rPrChange w:id="92" w:author="Britton Hammit" w:date="2020-03-06T14:28:00Z">
                <w:rPr/>
              </w:rPrChange>
            </w:rPr>
            <w:delText xml:space="preserve"> with the dedicated phases in the RBCs</w:delText>
          </w:r>
        </w:del>
      </w:ins>
      <w:del w:id="93" w:author="Britton Hammit" w:date="2020-03-06T14:28:00Z">
        <w:r w:rsidRPr="00F47EF4" w:rsidDel="00F47EF4">
          <w:rPr>
            <w:rPrChange w:id="94" w:author="Britton Hammit" w:date="2020-03-06T14:28:00Z">
              <w:rPr/>
            </w:rPrChange>
          </w:rPr>
          <w:delText xml:space="preserve">. </w:delText>
        </w:r>
        <w:r w:rsidR="007C052B" w:rsidRPr="00F47EF4" w:rsidDel="00F47EF4">
          <w:rPr>
            <w:rPrChange w:id="95" w:author="Britton Hammit" w:date="2020-03-06T14:28:00Z">
              <w:rPr/>
            </w:rPrChange>
          </w:rPr>
          <w:delText>No detector is needed because the signals will be operating on Max Recall.</w:delText>
        </w:r>
      </w:del>
    </w:p>
    <w:p w14:paraId="154D08A2" w14:textId="6FD42ACD" w:rsidR="00452614" w:rsidRPr="00F47EF4" w:rsidRDefault="00452614" w:rsidP="00452614">
      <w:pPr>
        <w:pStyle w:val="ListParagraph"/>
        <w:numPr>
          <w:ilvl w:val="2"/>
          <w:numId w:val="21"/>
        </w:numPr>
        <w:rPr>
          <w:ins w:id="96" w:author="Tong, Jiaxin" w:date="2019-12-10T21:47:00Z"/>
          <w:rPrChange w:id="97" w:author="Britton Hammit" w:date="2020-03-06T14:28:00Z">
            <w:rPr>
              <w:ins w:id="98" w:author="Tong, Jiaxin" w:date="2019-12-10T21:47:00Z"/>
            </w:rPr>
          </w:rPrChange>
        </w:rPr>
        <w:pPrChange w:id="99" w:author="Britton Hammit" w:date="2020-03-06T14:28:00Z">
          <w:pPr>
            <w:pStyle w:val="ListParagraph"/>
            <w:numPr>
              <w:ilvl w:val="2"/>
              <w:numId w:val="21"/>
            </w:numPr>
            <w:ind w:left="2160" w:hanging="360"/>
          </w:pPr>
        </w:pPrChange>
      </w:pPr>
      <w:r w:rsidRPr="00F47EF4">
        <w:rPr>
          <w:i/>
          <w:rPrChange w:id="100" w:author="Britton Hammit" w:date="2020-03-06T14:28:00Z">
            <w:rPr>
              <w:i/>
            </w:rPr>
          </w:rPrChange>
        </w:rPr>
        <w:t xml:space="preserve">Note </w:t>
      </w:r>
      <w:r w:rsidRPr="00F47EF4">
        <w:rPr>
          <w:rPrChange w:id="101" w:author="Britton Hammit" w:date="2020-03-06T14:28:00Z">
            <w:rPr/>
          </w:rPrChange>
        </w:rPr>
        <w:t>– it is common for DDOT to have these leading pedestrian intervals and the reviewers pay close attention to these elements.</w:t>
      </w:r>
    </w:p>
    <w:p w14:paraId="397AE120" w14:textId="09F6F909" w:rsidR="00AD5AB2" w:rsidRPr="00452614" w:rsidRDefault="00886A1D">
      <w:pPr>
        <w:pStyle w:val="ListParagraph"/>
        <w:numPr>
          <w:ilvl w:val="1"/>
          <w:numId w:val="21"/>
        </w:numPr>
        <w:pPrChange w:id="102" w:author="Tong, Jiaxin" w:date="2019-12-10T21:47:00Z">
          <w:pPr>
            <w:pStyle w:val="ListParagraph"/>
            <w:numPr>
              <w:ilvl w:val="2"/>
              <w:numId w:val="21"/>
            </w:numPr>
            <w:ind w:left="2160" w:hanging="360"/>
          </w:pPr>
        </w:pPrChange>
      </w:pPr>
      <w:ins w:id="103" w:author="Tong, Jiaxin" w:date="2019-12-10T21:57:00Z">
        <w:r>
          <w:t xml:space="preserve">Rest on walk should be coded in RBC timing plan to allow </w:t>
        </w:r>
      </w:ins>
      <w:ins w:id="104" w:author="Britton Hammit" w:date="2019-12-11T09:24:00Z">
        <w:r w:rsidR="00372BC6">
          <w:t xml:space="preserve">pedestrians </w:t>
        </w:r>
      </w:ins>
      <w:ins w:id="105" w:author="Tong, Jiaxin" w:date="2019-12-10T21:57:00Z">
        <w:r>
          <w:t>ma</w:t>
        </w:r>
      </w:ins>
      <w:ins w:id="106" w:author="Tong, Jiaxin" w:date="2019-12-10T21:58:00Z">
        <w:r>
          <w:t>ximum walk time</w:t>
        </w:r>
      </w:ins>
      <w:ins w:id="107" w:author="Tong, Jiaxin" w:date="2019-12-10T22:42:00Z">
        <w:r w:rsidR="00633ADD">
          <w:t xml:space="preserve"> until </w:t>
        </w:r>
        <w:del w:id="108" w:author="Britton Hammit" w:date="2019-12-11T09:24:00Z">
          <w:r w:rsidR="00633ADD" w:rsidDel="00372BC6">
            <w:delText>count-down</w:delText>
          </w:r>
        </w:del>
      </w:ins>
      <w:ins w:id="109" w:author="Britton Hammit" w:date="2019-12-11T09:24:00Z">
        <w:r w:rsidR="00372BC6">
          <w:t xml:space="preserve">the </w:t>
        </w:r>
        <w:proofErr w:type="spellStart"/>
        <w:r w:rsidR="00372BC6">
          <w:t>count down</w:t>
        </w:r>
        <w:proofErr w:type="spellEnd"/>
        <w:r w:rsidR="00372BC6">
          <w:t xml:space="preserve"> begins.</w:t>
        </w:r>
      </w:ins>
    </w:p>
    <w:p w14:paraId="4750FD3A" w14:textId="77777777" w:rsidR="00A0468E" w:rsidRPr="0096547A" w:rsidRDefault="00A0468E" w:rsidP="00A0468E">
      <w:pPr>
        <w:pStyle w:val="ListParagraph"/>
        <w:numPr>
          <w:ilvl w:val="0"/>
          <w:numId w:val="21"/>
        </w:numPr>
      </w:pPr>
      <w:r w:rsidRPr="0096547A">
        <w:t xml:space="preserve">Signal .RBC files will be generated from the Synchro files provided by DDOT. </w:t>
      </w:r>
    </w:p>
    <w:p w14:paraId="090F73C3" w14:textId="128B713D" w:rsidR="00A0468E" w:rsidRDefault="00A0468E" w:rsidP="00A0468E">
      <w:pPr>
        <w:pStyle w:val="ListParagraph"/>
        <w:numPr>
          <w:ilvl w:val="1"/>
          <w:numId w:val="21"/>
        </w:numPr>
      </w:pPr>
      <w:commentRangeStart w:id="110"/>
      <w:commentRangeStart w:id="111"/>
      <w:r>
        <w:t>Updated timing cards are not available from the most recent retiming efforts; therefore, Synchro timings will be used and verified from G</w:t>
      </w:r>
      <w:r w:rsidR="00D73190">
        <w:t>orove/</w:t>
      </w:r>
      <w:r>
        <w:t>S</w:t>
      </w:r>
      <w:r w:rsidR="00D73190">
        <w:t>lade</w:t>
      </w:r>
      <w:r>
        <w:t xml:space="preserve"> data collection efforts.</w:t>
      </w:r>
      <w:commentRangeEnd w:id="110"/>
      <w:r w:rsidR="00AD5AB2">
        <w:rPr>
          <w:rStyle w:val="CommentReference"/>
        </w:rPr>
        <w:commentReference w:id="110"/>
      </w:r>
      <w:commentRangeEnd w:id="111"/>
      <w:r w:rsidR="00C03B42">
        <w:rPr>
          <w:rStyle w:val="CommentReference"/>
        </w:rPr>
        <w:commentReference w:id="111"/>
      </w:r>
    </w:p>
    <w:p w14:paraId="30D8C394" w14:textId="77777777" w:rsidR="00A0468E" w:rsidRPr="0096547A" w:rsidRDefault="00D46EDC" w:rsidP="00D46EDC">
      <w:pPr>
        <w:pStyle w:val="ListParagraph"/>
        <w:numPr>
          <w:ilvl w:val="0"/>
          <w:numId w:val="21"/>
        </w:numPr>
      </w:pPr>
      <w:r w:rsidRPr="0096547A">
        <w:t>.CSV exports from Synchro will be converted into .RBC files in Vissim.</w:t>
      </w:r>
    </w:p>
    <w:p w14:paraId="06D3C00A" w14:textId="77777777" w:rsidR="00D46EDC" w:rsidRDefault="00D46EDC" w:rsidP="00D46EDC">
      <w:pPr>
        <w:pStyle w:val="ListParagraph"/>
        <w:numPr>
          <w:ilvl w:val="1"/>
          <w:numId w:val="21"/>
        </w:numPr>
      </w:pPr>
      <w:r w:rsidRPr="0096547A">
        <w:rPr>
          <w:rPrChange w:id="112" w:author="Britton Hammit" w:date="2019-12-16T12:37:00Z">
            <w:rPr>
              <w:b/>
            </w:rPr>
          </w:rPrChange>
        </w:rPr>
        <w:t>Prior to export</w:t>
      </w:r>
      <w:r>
        <w:t xml:space="preserve">, the synchro file should be updated with the </w:t>
      </w:r>
      <w:r w:rsidRPr="00D46EDC">
        <w:rPr>
          <w:u w:val="single"/>
        </w:rPr>
        <w:t>project-specific intersection numbers</w:t>
      </w:r>
      <w:r w:rsidRPr="00D46EDC">
        <w:t xml:space="preserve"> </w:t>
      </w:r>
      <w:r>
        <w:t xml:space="preserve">and </w:t>
      </w:r>
      <w:r w:rsidRPr="00D46EDC">
        <w:rPr>
          <w:u w:val="single"/>
        </w:rPr>
        <w:t>“TS2 - First Green”</w:t>
      </w:r>
      <w:r>
        <w:t xml:space="preserve"> should be set as the “Referenced to” field. </w:t>
      </w:r>
    </w:p>
    <w:p w14:paraId="047AE6C0" w14:textId="77777777" w:rsidR="00D46EDC" w:rsidRDefault="00D46EDC" w:rsidP="00D46EDC">
      <w:pPr>
        <w:pStyle w:val="ListParagraph"/>
        <w:numPr>
          <w:ilvl w:val="1"/>
          <w:numId w:val="21"/>
        </w:numPr>
      </w:pPr>
      <w:commentRangeStart w:id="113"/>
      <w:commentRangeStart w:id="114"/>
      <w:r>
        <w:t>Once exported into an RBC file, the following elements should be validated/added as necessary:</w:t>
      </w:r>
      <w:commentRangeEnd w:id="113"/>
      <w:r w:rsidR="001F5F44">
        <w:rPr>
          <w:rStyle w:val="CommentReference"/>
        </w:rPr>
        <w:commentReference w:id="113"/>
      </w:r>
      <w:commentRangeEnd w:id="114"/>
      <w:r w:rsidR="005E6B82">
        <w:rPr>
          <w:rStyle w:val="CommentReference"/>
        </w:rPr>
        <w:commentReference w:id="114"/>
      </w:r>
    </w:p>
    <w:p w14:paraId="79F3002E" w14:textId="1068EDFD" w:rsidR="00D46EDC" w:rsidRDefault="00D46EDC" w:rsidP="00D46EDC">
      <w:pPr>
        <w:pStyle w:val="ListParagraph"/>
        <w:numPr>
          <w:ilvl w:val="2"/>
          <w:numId w:val="21"/>
        </w:numPr>
        <w:rPr>
          <w:ins w:id="115" w:author="Tong, Jiaxin" w:date="2019-12-10T21:58:00Z"/>
        </w:rPr>
      </w:pPr>
      <w:r>
        <w:t>Overlaps – often missing from Synchro Export</w:t>
      </w:r>
    </w:p>
    <w:p w14:paraId="247EC0E1" w14:textId="5050E742" w:rsidR="003735D3" w:rsidDel="0055013B" w:rsidRDefault="003735D3">
      <w:pPr>
        <w:ind w:left="1800"/>
        <w:rPr>
          <w:del w:id="116" w:author="Britton Hammit" w:date="2019-12-11T09:25:00Z"/>
        </w:rPr>
        <w:pPrChange w:id="117" w:author="Britton Hammit" w:date="2019-12-11T09:25:00Z">
          <w:pPr>
            <w:pStyle w:val="ListParagraph"/>
            <w:numPr>
              <w:ilvl w:val="2"/>
              <w:numId w:val="21"/>
            </w:numPr>
            <w:ind w:left="2160" w:hanging="360"/>
          </w:pPr>
        </w:pPrChange>
      </w:pPr>
      <w:ins w:id="118" w:author="Tong, Jiaxin" w:date="2019-12-10T21:58:00Z">
        <w:del w:id="119" w:author="Britton Hammit" w:date="2019-12-11T09:25:00Z">
          <w:r w:rsidDel="0055013B">
            <w:delText>RTOR phase associated wi</w:delText>
          </w:r>
        </w:del>
      </w:ins>
      <w:ins w:id="120" w:author="Tong, Jiaxin" w:date="2019-12-10T21:59:00Z">
        <w:del w:id="121" w:author="Britton Hammit" w:date="2019-12-11T09:25:00Z">
          <w:r w:rsidDel="0055013B">
            <w:delText>th a stop sign</w:delText>
          </w:r>
        </w:del>
      </w:ins>
    </w:p>
    <w:p w14:paraId="7A5AD9E5" w14:textId="14DC84DE" w:rsidR="00D46EDC" w:rsidRDefault="00D46EDC" w:rsidP="00D46EDC">
      <w:pPr>
        <w:pStyle w:val="ListParagraph"/>
        <w:numPr>
          <w:ilvl w:val="2"/>
          <w:numId w:val="21"/>
        </w:numPr>
      </w:pPr>
      <w:r>
        <w:t>Vehicle Detectors</w:t>
      </w:r>
      <w:ins w:id="122" w:author="Britton Hammit" w:date="2019-12-11T09:25:00Z">
        <w:r w:rsidR="0055013B">
          <w:t xml:space="preserve"> </w:t>
        </w:r>
      </w:ins>
      <w:ins w:id="123" w:author="Britton Hammit" w:date="2019-12-11T09:26:00Z">
        <w:r w:rsidR="0055013B">
          <w:t xml:space="preserve">(not </w:t>
        </w:r>
        <w:proofErr w:type="gramStart"/>
        <w:r w:rsidR="0055013B">
          <w:t>necessary</w:t>
        </w:r>
        <w:proofErr w:type="gramEnd"/>
        <w:r w:rsidR="0055013B">
          <w:t xml:space="preserve"> due to max recall)</w:t>
        </w:r>
      </w:ins>
    </w:p>
    <w:p w14:paraId="0A6629B2" w14:textId="29052C25" w:rsidR="00D46EDC" w:rsidRDefault="00D46EDC" w:rsidP="00D46EDC">
      <w:pPr>
        <w:pStyle w:val="ListParagraph"/>
        <w:numPr>
          <w:ilvl w:val="2"/>
          <w:numId w:val="21"/>
        </w:numPr>
      </w:pPr>
      <w:r>
        <w:t>Pedestrian Detectors</w:t>
      </w:r>
      <w:ins w:id="124" w:author="Tong, Jiaxin" w:date="2019-12-10T21:49:00Z">
        <w:r w:rsidR="00081E43">
          <w:t xml:space="preserve"> (</w:t>
        </w:r>
        <w:r w:rsidR="00081E43" w:rsidRPr="0055013B">
          <w:t xml:space="preserve">not </w:t>
        </w:r>
      </w:ins>
      <w:proofErr w:type="gramStart"/>
      <w:ins w:id="125" w:author="Tong, Jiaxin" w:date="2019-12-10T21:50:00Z">
        <w:r w:rsidR="00081E43" w:rsidRPr="0055013B">
          <w:t>necessary</w:t>
        </w:r>
        <w:proofErr w:type="gramEnd"/>
        <w:r w:rsidR="00081E43" w:rsidRPr="0055013B">
          <w:t xml:space="preserve"> due to ped recall</w:t>
        </w:r>
        <w:r w:rsidR="00081E43">
          <w:t>)</w:t>
        </w:r>
      </w:ins>
    </w:p>
    <w:p w14:paraId="0C5A3CC0" w14:textId="77777777" w:rsidR="00D46EDC" w:rsidRDefault="00D46EDC" w:rsidP="00D46EDC">
      <w:pPr>
        <w:pStyle w:val="ListParagraph"/>
        <w:numPr>
          <w:ilvl w:val="2"/>
          <w:numId w:val="21"/>
        </w:numPr>
      </w:pPr>
      <w:r>
        <w:t>Leading Pedestrian Intervals</w:t>
      </w:r>
    </w:p>
    <w:p w14:paraId="7CD9563B" w14:textId="588342C3" w:rsidR="00D46EDC" w:rsidRDefault="00D46EDC" w:rsidP="00D46EDC">
      <w:pPr>
        <w:pStyle w:val="ListParagraph"/>
        <w:numPr>
          <w:ilvl w:val="3"/>
          <w:numId w:val="21"/>
        </w:numPr>
      </w:pPr>
      <w:r>
        <w:t>This is modeled as a vehicle phase</w:t>
      </w:r>
      <w:ins w:id="126" w:author="Tong, Jiaxin" w:date="2019-12-10T22:00:00Z">
        <w:r w:rsidR="003735D3">
          <w:t xml:space="preserve"> with max recall checked under RBC timing plan</w:t>
        </w:r>
      </w:ins>
      <w:ins w:id="127" w:author="Britton Hammit" w:date="2019-12-11T09:26:00Z">
        <w:r w:rsidR="0055013B">
          <w:t xml:space="preserve">. This is not a basic setting, and under </w:t>
        </w:r>
      </w:ins>
      <w:ins w:id="128" w:author="Tong, Jiaxin" w:date="2019-12-10T22:00:00Z">
        <w:del w:id="129" w:author="Britton Hammit" w:date="2019-12-11T09:26:00Z">
          <w:r w:rsidR="003735D3" w:rsidDel="0055013B">
            <w:delText xml:space="preserve"> (</w:delText>
          </w:r>
          <w:r w:rsidR="003735D3" w:rsidRPr="003735D3" w:rsidDel="0055013B">
            <w:rPr>
              <w:u w:val="single"/>
              <w:rPrChange w:id="130" w:author="Tong, Jiaxin" w:date="2019-12-10T22:00:00Z">
                <w:rPr/>
              </w:rPrChange>
            </w:rPr>
            <w:delText>NOT basic setting</w:delText>
          </w:r>
          <w:r w:rsidR="003735D3" w:rsidDel="0055013B">
            <w:delText>)</w:delText>
          </w:r>
        </w:del>
      </w:ins>
      <w:del w:id="131" w:author="Britton Hammit" w:date="2019-12-11T09:26:00Z">
        <w:r w:rsidDel="0055013B">
          <w:delText xml:space="preserve"> </w:delText>
        </w:r>
      </w:del>
      <w:ins w:id="132" w:author="Tong, Jiaxin" w:date="2019-12-10T21:59:00Z">
        <w:del w:id="133" w:author="Britton Hammit" w:date="2019-12-11T09:26:00Z">
          <w:r w:rsidR="003735D3" w:rsidDel="0055013B">
            <w:delText xml:space="preserve">(under </w:delText>
          </w:r>
        </w:del>
        <w:r w:rsidR="003735D3">
          <w:t>non ped recall con</w:t>
        </w:r>
      </w:ins>
      <w:ins w:id="134" w:author="Tong, Jiaxin" w:date="2019-12-10T22:00:00Z">
        <w:r w:rsidR="003735D3">
          <w:t>ditions</w:t>
        </w:r>
      </w:ins>
      <w:ins w:id="135" w:author="Britton Hammit" w:date="2019-12-11T09:27:00Z">
        <w:r w:rsidR="0055013B">
          <w:t>,</w:t>
        </w:r>
      </w:ins>
      <w:ins w:id="136" w:author="Tong, Jiaxin" w:date="2019-12-10T22:00:00Z">
        <w:del w:id="137" w:author="Britton Hammit" w:date="2019-12-11T09:27:00Z">
          <w:r w:rsidR="003735D3" w:rsidDel="0055013B">
            <w:delText xml:space="preserve"> it</w:delText>
          </w:r>
        </w:del>
        <w:r w:rsidR="003735D3">
          <w:t xml:space="preserve"> </w:t>
        </w:r>
      </w:ins>
      <w:del w:id="138" w:author="Tong, Jiaxin" w:date="2019-12-10T21:59:00Z">
        <w:r w:rsidDel="003735D3">
          <w:delText xml:space="preserve">and </w:delText>
        </w:r>
      </w:del>
      <w:r>
        <w:t xml:space="preserve">requires the addition of </w:t>
      </w:r>
      <w:r w:rsidR="00452614">
        <w:t>a vehicle detector that will be placed on the pedestrian crosswalk overlapping with the pedestrian detector</w:t>
      </w:r>
      <w:ins w:id="139" w:author="Tong, Jiaxin" w:date="2019-12-10T22:00:00Z">
        <w:del w:id="140" w:author="Britton Hammit" w:date="2019-12-11T09:27:00Z">
          <w:r w:rsidR="003735D3" w:rsidDel="0055013B">
            <w:delText>)</w:delText>
          </w:r>
        </w:del>
      </w:ins>
      <w:r w:rsidR="00452614">
        <w:t>.</w:t>
      </w:r>
    </w:p>
    <w:p w14:paraId="38CE1663" w14:textId="77777777" w:rsidR="00452614" w:rsidRDefault="00452614" w:rsidP="00452614">
      <w:pPr>
        <w:pStyle w:val="ListParagraph"/>
        <w:numPr>
          <w:ilvl w:val="2"/>
          <w:numId w:val="21"/>
        </w:numPr>
      </w:pPr>
      <w:r>
        <w:t>Control Mode/Coordination</w:t>
      </w:r>
    </w:p>
    <w:p w14:paraId="553D9EAB" w14:textId="5F45A577" w:rsidR="00452614" w:rsidRDefault="00452614" w:rsidP="00452614">
      <w:pPr>
        <w:pStyle w:val="ListParagraph"/>
        <w:numPr>
          <w:ilvl w:val="3"/>
          <w:numId w:val="21"/>
        </w:numPr>
      </w:pPr>
      <w:r>
        <w:t>Max1</w:t>
      </w:r>
      <w:r w:rsidR="008D5D3F">
        <w:t xml:space="preserve"> (Max Green Time)</w:t>
      </w:r>
      <w:r>
        <w:t xml:space="preserve"> </w:t>
      </w:r>
      <w:r>
        <w:sym w:font="Wingdings" w:char="F0E0"/>
      </w:r>
      <w:r>
        <w:t xml:space="preserve"> If signal is running on fixed timing, not coordinated with other signals</w:t>
      </w:r>
      <w:del w:id="141" w:author="Britton Hammit" w:date="2019-12-11T09:27:00Z">
        <w:r w:rsidR="007C052B" w:rsidDel="0055013B">
          <w:delText xml:space="preserve"> (all signals should be using Max Recall, thus Max1).</w:delText>
        </w:r>
      </w:del>
      <w:ins w:id="142" w:author="Britton Hammit" w:date="2019-12-11T09:27:00Z">
        <w:r w:rsidR="0055013B">
          <w:t>.</w:t>
        </w:r>
      </w:ins>
    </w:p>
    <w:p w14:paraId="37FCE3A2" w14:textId="476BF8CD" w:rsidR="00452614" w:rsidRDefault="00452614" w:rsidP="00452614">
      <w:pPr>
        <w:pStyle w:val="ListParagraph"/>
        <w:numPr>
          <w:ilvl w:val="3"/>
          <w:numId w:val="21"/>
        </w:numPr>
      </w:pPr>
      <w:r>
        <w:lastRenderedPageBreak/>
        <w:t xml:space="preserve">MaxInhibit </w:t>
      </w:r>
      <w:r w:rsidR="008D5D3F">
        <w:t xml:space="preserve">(ignore Max1 and serve split in Pattern) </w:t>
      </w:r>
      <w:r>
        <w:sym w:font="Wingdings" w:char="F0E0"/>
      </w:r>
      <w:r>
        <w:t xml:space="preserve"> if signal is coordinated with neighboring intersections.</w:t>
      </w:r>
      <w:ins w:id="143" w:author="Britton Hammit" w:date="2019-12-11T09:28:00Z">
        <w:r w:rsidR="0055013B">
          <w:t xml:space="preserve"> Since all signals in the network are operating with max recall in coordination,</w:t>
        </w:r>
      </w:ins>
      <w:ins w:id="144" w:author="Britton Hammit" w:date="2019-12-11T09:27:00Z">
        <w:r w:rsidR="0055013B">
          <w:t xml:space="preserve"> </w:t>
        </w:r>
      </w:ins>
      <w:ins w:id="145" w:author="Britton Hammit" w:date="2019-12-11T09:28:00Z">
        <w:r w:rsidR="0055013B">
          <w:rPr>
            <w:u w:val="single"/>
          </w:rPr>
          <w:t>a</w:t>
        </w:r>
      </w:ins>
      <w:ins w:id="146" w:author="Britton Hammit" w:date="2019-12-11T09:27:00Z">
        <w:r w:rsidR="0055013B" w:rsidRPr="0055013B">
          <w:rPr>
            <w:u w:val="single"/>
            <w:rPrChange w:id="147" w:author="Britton Hammit" w:date="2019-12-11T09:27:00Z">
              <w:rPr/>
            </w:rPrChange>
          </w:rPr>
          <w:t xml:space="preserve">ll signals </w:t>
        </w:r>
      </w:ins>
      <w:ins w:id="148" w:author="Britton Hammit" w:date="2019-12-11T09:28:00Z">
        <w:r w:rsidR="0055013B">
          <w:rPr>
            <w:u w:val="single"/>
          </w:rPr>
          <w:t>should be coded with</w:t>
        </w:r>
      </w:ins>
      <w:ins w:id="149" w:author="Britton Hammit" w:date="2019-12-11T09:27:00Z">
        <w:r w:rsidR="0055013B" w:rsidRPr="0055013B">
          <w:rPr>
            <w:u w:val="single"/>
            <w:rPrChange w:id="150" w:author="Britton Hammit" w:date="2019-12-11T09:27:00Z">
              <w:rPr/>
            </w:rPrChange>
          </w:rPr>
          <w:t xml:space="preserve"> MaxInhibit, </w:t>
        </w:r>
      </w:ins>
      <w:ins w:id="151" w:author="Britton Hammit" w:date="2019-12-11T09:28:00Z">
        <w:r w:rsidR="0055013B">
          <w:rPr>
            <w:u w:val="single"/>
          </w:rPr>
          <w:t>and</w:t>
        </w:r>
      </w:ins>
      <w:ins w:id="152" w:author="Britton Hammit" w:date="2019-12-11T09:27:00Z">
        <w:r w:rsidR="0055013B" w:rsidRPr="0055013B">
          <w:rPr>
            <w:u w:val="single"/>
            <w:rPrChange w:id="153" w:author="Britton Hammit" w:date="2019-12-11T09:27:00Z">
              <w:rPr/>
            </w:rPrChange>
          </w:rPr>
          <w:t xml:space="preserve"> Max Recall</w:t>
        </w:r>
      </w:ins>
      <w:ins w:id="154" w:author="Britton Hammit" w:date="2019-12-11T09:29:00Z">
        <w:r w:rsidR="0055013B">
          <w:rPr>
            <w:u w:val="single"/>
          </w:rPr>
          <w:t xml:space="preserve"> should be activated</w:t>
        </w:r>
      </w:ins>
      <w:ins w:id="155" w:author="Britton Hammit" w:date="2019-12-11T09:27:00Z">
        <w:r w:rsidR="0055013B" w:rsidRPr="0055013B">
          <w:rPr>
            <w:u w:val="single"/>
            <w:rPrChange w:id="156" w:author="Britton Hammit" w:date="2019-12-11T09:27:00Z">
              <w:rPr/>
            </w:rPrChange>
          </w:rPr>
          <w:t xml:space="preserve"> for all phases</w:t>
        </w:r>
        <w:r w:rsidR="0055013B">
          <w:t>.</w:t>
        </w:r>
      </w:ins>
      <w:ins w:id="157" w:author="Britton Hammit" w:date="2019-12-11T09:28:00Z">
        <w:r w:rsidR="0055013B">
          <w:t xml:space="preserve"> </w:t>
        </w:r>
      </w:ins>
    </w:p>
    <w:p w14:paraId="7BB58BB3" w14:textId="77777777" w:rsidR="008D5D3F" w:rsidRDefault="008D5D3F" w:rsidP="008D5D3F">
      <w:pPr>
        <w:pStyle w:val="ListParagraph"/>
        <w:numPr>
          <w:ilvl w:val="2"/>
          <w:numId w:val="21"/>
        </w:numPr>
      </w:pPr>
      <w:r>
        <w:t>All rings have an associated reference phase (note – export often misses reference phase for a third ring).</w:t>
      </w:r>
    </w:p>
    <w:p w14:paraId="7EBD47A9" w14:textId="1434A5AC" w:rsidR="00C1330B" w:rsidRDefault="00C1330B" w:rsidP="008D5D3F">
      <w:pPr>
        <w:pStyle w:val="ListParagraph"/>
        <w:numPr>
          <w:ilvl w:val="2"/>
          <w:numId w:val="21"/>
        </w:numPr>
      </w:pPr>
      <w:r>
        <w:t>Pedestrian Max Recall</w:t>
      </w:r>
      <w:r w:rsidR="007C052B">
        <w:t xml:space="preserve"> (all signals should be in Ped Recall)</w:t>
      </w:r>
      <w:ins w:id="158" w:author="Britton Hammit" w:date="2019-12-11T09:29:00Z">
        <w:r w:rsidR="0055013B">
          <w:t>.</w:t>
        </w:r>
      </w:ins>
    </w:p>
    <w:p w14:paraId="3E73257E" w14:textId="77777777" w:rsidR="00C1330B" w:rsidRDefault="00C1330B" w:rsidP="008D5D3F">
      <w:pPr>
        <w:pStyle w:val="ListParagraph"/>
        <w:numPr>
          <w:ilvl w:val="2"/>
          <w:numId w:val="21"/>
        </w:numPr>
      </w:pPr>
      <w:r>
        <w:t>Pedestrian Walk-In-Rest</w:t>
      </w:r>
    </w:p>
    <w:p w14:paraId="6272196E" w14:textId="0A83F174" w:rsidR="00056BD2" w:rsidRDefault="00056BD2" w:rsidP="00056BD2">
      <w:pPr>
        <w:pStyle w:val="ListParagraph"/>
        <w:numPr>
          <w:ilvl w:val="1"/>
          <w:numId w:val="21"/>
        </w:numPr>
      </w:pPr>
      <w:r>
        <w:t>Once .RBC files are imported and edited</w:t>
      </w:r>
      <w:r w:rsidR="001F5F44">
        <w:t xml:space="preserve">, </w:t>
      </w:r>
      <w:r>
        <w:t xml:space="preserve">any changes to signal timing (e.g., optimization in future conditions) should occur in parallel in the Synchro and .RBC files, rather than re-exporting from Synchro. </w:t>
      </w:r>
    </w:p>
    <w:p w14:paraId="4E4675D0" w14:textId="77777777" w:rsidR="00056BD2" w:rsidRDefault="00056BD2" w:rsidP="00056BD2">
      <w:pPr>
        <w:pStyle w:val="ListParagraph"/>
        <w:numPr>
          <w:ilvl w:val="2"/>
          <w:numId w:val="21"/>
        </w:numPr>
      </w:pPr>
      <w:r>
        <w:t>This is critical to reduce the propensity for error in missing the manual updates needed for each .RBC file.</w:t>
      </w:r>
      <w:r w:rsidR="005F6712">
        <w:t xml:space="preserve"> We have discovered that in Vissim 11, the signal heads and detectors will be automatically deleted (i.e., no error as in previous versions) and stop signs/priority rules disassociated with their respective signal groups when the .RBC file is not coded correctly.</w:t>
      </w:r>
    </w:p>
    <w:p w14:paraId="00229923" w14:textId="77777777" w:rsidR="00056BD2" w:rsidRDefault="00056BD2" w:rsidP="00056BD2">
      <w:pPr>
        <w:pStyle w:val="ListParagraph"/>
        <w:numPr>
          <w:ilvl w:val="2"/>
          <w:numId w:val="21"/>
        </w:numPr>
      </w:pPr>
      <w:r>
        <w:t>It is important to keep the Synchro file updated with changes to .RBC files as we will submit these to DDOT with each deliverable</w:t>
      </w:r>
      <w:r w:rsidR="005F6712">
        <w:t xml:space="preserve"> of the Vissim model</w:t>
      </w:r>
      <w:r>
        <w:t>.</w:t>
      </w:r>
    </w:p>
    <w:p w14:paraId="4A598EC2" w14:textId="77777777" w:rsidR="00056BD2" w:rsidRDefault="005F6712" w:rsidP="00056BD2">
      <w:pPr>
        <w:pStyle w:val="ListParagraph"/>
        <w:numPr>
          <w:ilvl w:val="2"/>
          <w:numId w:val="21"/>
        </w:numPr>
      </w:pPr>
      <w:r>
        <w:t>The only exception to this rule would be in cases where major signal timing changes, and signal head associations/detectors/stop signs/other signal elements need to be updated.</w:t>
      </w:r>
    </w:p>
    <w:p w14:paraId="68C68769" w14:textId="77777777" w:rsidR="00B92479" w:rsidRDefault="00B92479" w:rsidP="00B92479">
      <w:pPr>
        <w:pStyle w:val="Heading2"/>
      </w:pPr>
      <w:commentRangeStart w:id="159"/>
      <w:commentRangeStart w:id="160"/>
      <w:commentRangeStart w:id="161"/>
      <w:r>
        <w:t>Conflict Areas</w:t>
      </w:r>
      <w:commentRangeEnd w:id="159"/>
      <w:r w:rsidR="00E0409C">
        <w:rPr>
          <w:rStyle w:val="CommentReference"/>
          <w:rFonts w:ascii="HelveticaNeueLT Com 55 Roman" w:eastAsiaTheme="minorHAnsi" w:hAnsi="HelveticaNeueLT Com 55 Roman" w:cstheme="minorBidi"/>
          <w:noProof w:val="0"/>
          <w:color w:val="auto"/>
        </w:rPr>
        <w:commentReference w:id="159"/>
      </w:r>
      <w:commentRangeEnd w:id="160"/>
      <w:r w:rsidR="00083B8A">
        <w:rPr>
          <w:rStyle w:val="CommentReference"/>
          <w:rFonts w:ascii="HelveticaNeueLT Com 55 Roman" w:eastAsiaTheme="minorHAnsi" w:hAnsi="HelveticaNeueLT Com 55 Roman" w:cstheme="minorBidi"/>
          <w:noProof w:val="0"/>
          <w:color w:val="auto"/>
        </w:rPr>
        <w:commentReference w:id="160"/>
      </w:r>
      <w:commentRangeEnd w:id="161"/>
      <w:r w:rsidR="00DF14C1">
        <w:rPr>
          <w:rStyle w:val="CommentReference"/>
          <w:rFonts w:ascii="HelveticaNeueLT Com 55 Roman" w:eastAsiaTheme="minorHAnsi" w:hAnsi="HelveticaNeueLT Com 55 Roman" w:cstheme="minorBidi"/>
          <w:noProof w:val="0"/>
          <w:color w:val="auto"/>
        </w:rPr>
        <w:commentReference w:id="161"/>
      </w:r>
    </w:p>
    <w:p w14:paraId="2345B4B1" w14:textId="77777777" w:rsidR="00190874" w:rsidRDefault="00B92479" w:rsidP="00190874">
      <w:pPr>
        <w:pStyle w:val="ListParagraph"/>
        <w:numPr>
          <w:ilvl w:val="0"/>
          <w:numId w:val="21"/>
        </w:numPr>
      </w:pPr>
      <w:r>
        <w:t>Conflict areas should be used anywhere in the network where two links/connectors overlap</w:t>
      </w:r>
      <w:r w:rsidR="00190874">
        <w:t>,</w:t>
      </w:r>
      <w:r>
        <w:t xml:space="preserve"> are not grade separated</w:t>
      </w:r>
      <w:r w:rsidR="00190874">
        <w:t>, and the conflicts are not controlled by signals or priority rules</w:t>
      </w:r>
      <w:r>
        <w:t>.</w:t>
      </w:r>
      <w:r w:rsidR="00CD0F9A">
        <w:t xml:space="preserve"> </w:t>
      </w:r>
    </w:p>
    <w:p w14:paraId="4431B335" w14:textId="77777777" w:rsidR="00190874" w:rsidRDefault="00CD0F9A" w:rsidP="00190874">
      <w:pPr>
        <w:pStyle w:val="ListParagraph"/>
        <w:numPr>
          <w:ilvl w:val="1"/>
          <w:numId w:val="21"/>
        </w:numPr>
      </w:pPr>
      <w:r>
        <w:t>Common areas in which conflict areas are necessary: intersection turning movements</w:t>
      </w:r>
      <w:r w:rsidR="000838C8">
        <w:t xml:space="preserve"> and branching (merge/diverge) conflicts</w:t>
      </w:r>
      <w:r w:rsidR="00507381">
        <w:t>.</w:t>
      </w:r>
    </w:p>
    <w:p w14:paraId="41B4C7FA" w14:textId="545BB5AB" w:rsidR="00190874" w:rsidRDefault="00190874" w:rsidP="00190874">
      <w:pPr>
        <w:pStyle w:val="ListParagraph"/>
        <w:numPr>
          <w:ilvl w:val="1"/>
          <w:numId w:val="21"/>
        </w:numPr>
      </w:pPr>
      <w:r w:rsidRPr="00190874">
        <w:rPr>
          <w:u w:val="single"/>
        </w:rPr>
        <w:t>Exception</w:t>
      </w:r>
      <w:r>
        <w:t xml:space="preserve">: Overlap between connectors and links should be minimized to reduce the conflict area between them; however, these conflict areas should be kept at </w:t>
      </w:r>
      <w:del w:id="162" w:author="Britton Hammit" w:date="2019-12-11T09:13:00Z">
        <w:r w:rsidDel="00194AB6">
          <w:delText xml:space="preserve">permissive </w:delText>
        </w:r>
      </w:del>
      <w:ins w:id="163" w:author="Britton Hammit" w:date="2019-12-11T09:13:00Z">
        <w:r w:rsidR="00194AB6">
          <w:t xml:space="preserve">no interaction </w:t>
        </w:r>
      </w:ins>
      <w:r>
        <w:t>(i.e., yellow-yellow).</w:t>
      </w:r>
    </w:p>
    <w:p w14:paraId="4F68A5D9" w14:textId="77777777" w:rsidR="00190874" w:rsidRDefault="00190874" w:rsidP="00190874">
      <w:pPr>
        <w:pStyle w:val="ListParagraph"/>
        <w:numPr>
          <w:ilvl w:val="0"/>
          <w:numId w:val="21"/>
        </w:numPr>
      </w:pPr>
      <w:r>
        <w:t>Parameters defining conflict areas for different purposes should be coded as provided in the table below.</w:t>
      </w:r>
    </w:p>
    <w:p w14:paraId="7CAF627A" w14:textId="77777777" w:rsidR="00190874" w:rsidRDefault="00190874" w:rsidP="00190874">
      <w:pPr>
        <w:pStyle w:val="ListParagraph"/>
        <w:numPr>
          <w:ilvl w:val="1"/>
          <w:numId w:val="21"/>
        </w:numPr>
      </w:pPr>
      <w:r>
        <w:t xml:space="preserve">These parameters may change during calibration. </w:t>
      </w:r>
    </w:p>
    <w:tbl>
      <w:tblPr>
        <w:tblStyle w:val="I66TableBase"/>
        <w:tblW w:w="5000" w:type="pct"/>
        <w:tblLook w:val="04A0" w:firstRow="1" w:lastRow="0" w:firstColumn="1" w:lastColumn="0" w:noHBand="0" w:noVBand="1"/>
        <w:tblPrChange w:id="164" w:author="Britton Hammit" w:date="2019-12-16T16:49:00Z">
          <w:tblPr>
            <w:tblStyle w:val="I66TableBase"/>
            <w:tblW w:w="5000" w:type="pct"/>
            <w:tblLook w:val="04A0" w:firstRow="1" w:lastRow="0" w:firstColumn="1" w:lastColumn="0" w:noHBand="0" w:noVBand="1"/>
          </w:tblPr>
        </w:tblPrChange>
      </w:tblPr>
      <w:tblGrid>
        <w:gridCol w:w="2428"/>
        <w:gridCol w:w="1030"/>
        <w:gridCol w:w="1472"/>
        <w:gridCol w:w="1472"/>
        <w:gridCol w:w="1474"/>
        <w:gridCol w:w="1474"/>
        <w:tblGridChange w:id="165">
          <w:tblGrid>
            <w:gridCol w:w="2933"/>
            <w:gridCol w:w="1030"/>
            <w:gridCol w:w="1795"/>
            <w:gridCol w:w="1795"/>
            <w:gridCol w:w="1797"/>
            <w:gridCol w:w="1797"/>
          </w:tblGrid>
        </w:tblGridChange>
      </w:tblGrid>
      <w:tr w:rsidR="005A430A" w14:paraId="754F1E61" w14:textId="29FFF05D" w:rsidTr="005A430A">
        <w:trPr>
          <w:cnfStyle w:val="000000100000" w:firstRow="0" w:lastRow="0" w:firstColumn="0" w:lastColumn="0" w:oddVBand="0" w:evenVBand="0" w:oddHBand="1" w:evenHBand="0" w:firstRowFirstColumn="0" w:firstRowLastColumn="0" w:lastRowFirstColumn="0" w:lastRowLastColumn="0"/>
        </w:trPr>
        <w:tc>
          <w:tcPr>
            <w:tcW w:w="1298" w:type="pct"/>
            <w:shd w:val="clear" w:color="auto" w:fill="525252" w:themeFill="accent3" w:themeFillShade="80"/>
            <w:tcPrChange w:id="166" w:author="Britton Hammit" w:date="2019-12-16T16:49:00Z">
              <w:tcPr>
                <w:tcW w:w="1568" w:type="pct"/>
                <w:shd w:val="clear" w:color="auto" w:fill="525252" w:themeFill="accent3" w:themeFillShade="80"/>
              </w:tcPr>
            </w:tcPrChange>
          </w:tcPr>
          <w:p w14:paraId="6F61CAB1" w14:textId="77777777" w:rsidR="005A430A" w:rsidRDefault="005A430A" w:rsidP="000838C8">
            <w:pPr>
              <w:pStyle w:val="TableHeadings"/>
              <w:keepNext/>
              <w:keepLines/>
              <w:cnfStyle w:val="000000100000" w:firstRow="0" w:lastRow="0" w:firstColumn="0" w:lastColumn="0" w:oddVBand="0" w:evenVBand="0" w:oddHBand="1" w:evenHBand="0" w:firstRowFirstColumn="0" w:firstRowLastColumn="0" w:lastRowFirstColumn="0" w:lastRowLastColumn="0"/>
            </w:pPr>
            <w:r>
              <w:lastRenderedPageBreak/>
              <w:t>Type of Conflict Area</w:t>
            </w:r>
          </w:p>
        </w:tc>
        <w:tc>
          <w:tcPr>
            <w:tcW w:w="0" w:type="pct"/>
            <w:shd w:val="clear" w:color="auto" w:fill="525252" w:themeFill="accent3" w:themeFillShade="80"/>
            <w:tcPrChange w:id="167" w:author="Britton Hammit" w:date="2019-12-16T16:49:00Z">
              <w:tcPr>
                <w:tcW w:w="551" w:type="pct"/>
                <w:shd w:val="clear" w:color="auto" w:fill="525252" w:themeFill="accent3" w:themeFillShade="80"/>
              </w:tcPr>
            </w:tcPrChange>
          </w:tcPr>
          <w:p w14:paraId="15A9E98E" w14:textId="77777777" w:rsidR="005A430A" w:rsidRDefault="005A430A" w:rsidP="000838C8">
            <w:pPr>
              <w:pStyle w:val="TableHeadings"/>
              <w:keepNext/>
              <w:keepLines/>
              <w:cnfStyle w:val="000000100000" w:firstRow="0" w:lastRow="0" w:firstColumn="0" w:lastColumn="0" w:oddVBand="0" w:evenVBand="0" w:oddHBand="1" w:evenHBand="0" w:firstRowFirstColumn="0" w:firstRowLastColumn="0" w:lastRowFirstColumn="0" w:lastRowLastColumn="0"/>
            </w:pPr>
            <w:r>
              <w:t>Default?</w:t>
            </w:r>
          </w:p>
        </w:tc>
        <w:tc>
          <w:tcPr>
            <w:tcW w:w="787" w:type="pct"/>
            <w:shd w:val="clear" w:color="auto" w:fill="525252" w:themeFill="accent3" w:themeFillShade="80"/>
            <w:tcPrChange w:id="168" w:author="Britton Hammit" w:date="2019-12-16T16:49:00Z">
              <w:tcPr>
                <w:tcW w:w="960" w:type="pct"/>
                <w:shd w:val="clear" w:color="auto" w:fill="525252" w:themeFill="accent3" w:themeFillShade="80"/>
              </w:tcPr>
            </w:tcPrChange>
          </w:tcPr>
          <w:p w14:paraId="3271ACCD" w14:textId="77777777" w:rsidR="005A430A" w:rsidRDefault="005A430A" w:rsidP="000838C8">
            <w:pPr>
              <w:pStyle w:val="TableHeadings"/>
              <w:keepNext/>
              <w:keepLines/>
              <w:cnfStyle w:val="000000100000" w:firstRow="0" w:lastRow="0" w:firstColumn="0" w:lastColumn="0" w:oddVBand="0" w:evenVBand="0" w:oddHBand="1" w:evenHBand="0" w:firstRowFirstColumn="0" w:firstRowLastColumn="0" w:lastRowFirstColumn="0" w:lastRowLastColumn="0"/>
            </w:pPr>
            <w:r>
              <w:t>Front Gap</w:t>
            </w:r>
          </w:p>
        </w:tc>
        <w:tc>
          <w:tcPr>
            <w:tcW w:w="787" w:type="pct"/>
            <w:shd w:val="clear" w:color="auto" w:fill="525252" w:themeFill="accent3" w:themeFillShade="80"/>
            <w:tcPrChange w:id="169" w:author="Britton Hammit" w:date="2019-12-16T16:49:00Z">
              <w:tcPr>
                <w:tcW w:w="960" w:type="pct"/>
                <w:shd w:val="clear" w:color="auto" w:fill="525252" w:themeFill="accent3" w:themeFillShade="80"/>
              </w:tcPr>
            </w:tcPrChange>
          </w:tcPr>
          <w:p w14:paraId="4DFF0180" w14:textId="77777777" w:rsidR="005A430A" w:rsidRDefault="005A430A" w:rsidP="000838C8">
            <w:pPr>
              <w:pStyle w:val="TableHeadings"/>
              <w:keepNext/>
              <w:keepLines/>
              <w:cnfStyle w:val="000000100000" w:firstRow="0" w:lastRow="0" w:firstColumn="0" w:lastColumn="0" w:oddVBand="0" w:evenVBand="0" w:oddHBand="1" w:evenHBand="0" w:firstRowFirstColumn="0" w:firstRowLastColumn="0" w:lastRowFirstColumn="0" w:lastRowLastColumn="0"/>
            </w:pPr>
            <w:r>
              <w:t>Rear Gap</w:t>
            </w:r>
          </w:p>
        </w:tc>
        <w:tc>
          <w:tcPr>
            <w:tcW w:w="788" w:type="pct"/>
            <w:shd w:val="clear" w:color="auto" w:fill="525252" w:themeFill="accent3" w:themeFillShade="80"/>
            <w:tcPrChange w:id="170" w:author="Britton Hammit" w:date="2019-12-16T16:49:00Z">
              <w:tcPr>
                <w:tcW w:w="961" w:type="pct"/>
                <w:shd w:val="clear" w:color="auto" w:fill="525252" w:themeFill="accent3" w:themeFillShade="80"/>
              </w:tcPr>
            </w:tcPrChange>
          </w:tcPr>
          <w:p w14:paraId="4AE95AD9" w14:textId="77777777" w:rsidR="005A430A" w:rsidRDefault="005A430A" w:rsidP="000838C8">
            <w:pPr>
              <w:pStyle w:val="TableHeadings"/>
              <w:keepNext/>
              <w:keepLines/>
              <w:cnfStyle w:val="000000100000" w:firstRow="0" w:lastRow="0" w:firstColumn="0" w:lastColumn="0" w:oddVBand="0" w:evenVBand="0" w:oddHBand="1" w:evenHBand="0" w:firstRowFirstColumn="0" w:firstRowLastColumn="0" w:lastRowFirstColumn="0" w:lastRowLastColumn="0"/>
            </w:pPr>
            <w:r>
              <w:t>Safety Distance Factor</w:t>
            </w:r>
          </w:p>
        </w:tc>
        <w:tc>
          <w:tcPr>
            <w:tcW w:w="788" w:type="pct"/>
            <w:shd w:val="clear" w:color="auto" w:fill="525252" w:themeFill="accent3" w:themeFillShade="80"/>
            <w:tcPrChange w:id="171" w:author="Britton Hammit" w:date="2019-12-16T16:49:00Z">
              <w:tcPr>
                <w:tcW w:w="1" w:type="pct"/>
                <w:shd w:val="clear" w:color="auto" w:fill="525252" w:themeFill="accent3" w:themeFillShade="80"/>
              </w:tcPr>
            </w:tcPrChange>
          </w:tcPr>
          <w:p w14:paraId="5AB4D9A1" w14:textId="72EBC705" w:rsidR="005A430A" w:rsidRDefault="005A430A" w:rsidP="000838C8">
            <w:pPr>
              <w:pStyle w:val="TableHeadings"/>
              <w:keepNext/>
              <w:keepLines/>
              <w:cnfStyle w:val="000000100000" w:firstRow="0" w:lastRow="0" w:firstColumn="0" w:lastColumn="0" w:oddVBand="0" w:evenVBand="0" w:oddHBand="1" w:evenHBand="0" w:firstRowFirstColumn="0" w:firstRowLastColumn="0" w:lastRowFirstColumn="0" w:lastRowLastColumn="0"/>
              <w:rPr>
                <w:ins w:id="172" w:author="Britton Hammit" w:date="2019-12-16T16:49:00Z"/>
              </w:rPr>
            </w:pPr>
            <w:proofErr w:type="spellStart"/>
            <w:ins w:id="173" w:author="Britton Hammit" w:date="2019-12-16T16:49:00Z">
              <w:r>
                <w:t>Anticpate</w:t>
              </w:r>
              <w:proofErr w:type="spellEnd"/>
              <w:r>
                <w:t xml:space="preserve"> Routing</w:t>
              </w:r>
            </w:ins>
          </w:p>
        </w:tc>
      </w:tr>
      <w:tr w:rsidR="005A430A" w14:paraId="0B7C56C6" w14:textId="670DD804" w:rsidTr="005A430A">
        <w:trPr>
          <w:trHeight w:val="252"/>
          <w:trPrChange w:id="174" w:author="Britton Hammit" w:date="2019-12-16T16:49:00Z">
            <w:trPr>
              <w:trHeight w:val="252"/>
            </w:trPr>
          </w:trPrChange>
        </w:trPr>
        <w:tc>
          <w:tcPr>
            <w:tcW w:w="1298" w:type="pct"/>
            <w:tcPrChange w:id="175" w:author="Britton Hammit" w:date="2019-12-16T16:49:00Z">
              <w:tcPr>
                <w:tcW w:w="0" w:type="pct"/>
              </w:tcPr>
            </w:tcPrChange>
          </w:tcPr>
          <w:p w14:paraId="774D707D" w14:textId="77777777" w:rsidR="005A430A" w:rsidRDefault="005A430A" w:rsidP="000838C8">
            <w:pPr>
              <w:pStyle w:val="TableTextLeft"/>
              <w:keepNext/>
              <w:keepLines/>
            </w:pPr>
            <w:r>
              <w:t>Pedestrian Conflicts</w:t>
            </w:r>
          </w:p>
        </w:tc>
        <w:tc>
          <w:tcPr>
            <w:tcW w:w="2913" w:type="pct"/>
            <w:gridSpan w:val="4"/>
            <w:tcPrChange w:id="176" w:author="Britton Hammit" w:date="2019-12-16T16:49:00Z">
              <w:tcPr>
                <w:tcW w:w="0" w:type="pct"/>
                <w:gridSpan w:val="4"/>
              </w:tcPr>
            </w:tcPrChange>
          </w:tcPr>
          <w:p w14:paraId="32AF9D01" w14:textId="296CD347" w:rsidR="005A430A" w:rsidRPr="000838C8" w:rsidDel="00DF14C1" w:rsidRDefault="005A430A" w:rsidP="000838C8">
            <w:pPr>
              <w:pStyle w:val="TableTextLeft"/>
              <w:keepNext/>
              <w:keepLines/>
              <w:jc w:val="center"/>
              <w:rPr>
                <w:del w:id="177" w:author="Britton Hammit" w:date="2019-12-16T09:01:00Z"/>
                <w:b/>
              </w:rPr>
            </w:pPr>
            <w:del w:id="178" w:author="Britton Hammit" w:date="2019-12-16T09:01:00Z">
              <w:r w:rsidRPr="000838C8" w:rsidDel="00DF14C1">
                <w:rPr>
                  <w:b/>
                </w:rPr>
                <w:delText>Yes</w:delText>
              </w:r>
            </w:del>
          </w:p>
          <w:p w14:paraId="25FC42CB" w14:textId="2C37C862" w:rsidR="005A430A" w:rsidRPr="000838C8" w:rsidDel="00DF14C1" w:rsidRDefault="005A430A">
            <w:pPr>
              <w:pStyle w:val="TableTextLeft"/>
              <w:keepNext/>
              <w:keepLines/>
              <w:jc w:val="center"/>
              <w:rPr>
                <w:del w:id="179" w:author="Britton Hammit" w:date="2019-12-16T09:01:00Z"/>
                <w:b/>
              </w:rPr>
            </w:pPr>
            <w:del w:id="180" w:author="Britton Hammit" w:date="2019-12-16T09:01:00Z">
              <w:r w:rsidRPr="000838C8" w:rsidDel="00DF14C1">
                <w:rPr>
                  <w:b/>
                </w:rPr>
                <w:delText>0.5</w:delText>
              </w:r>
            </w:del>
          </w:p>
          <w:p w14:paraId="3802263E" w14:textId="730F34E3" w:rsidR="005A430A" w:rsidRPr="000838C8" w:rsidDel="00DF14C1" w:rsidRDefault="005A430A">
            <w:pPr>
              <w:pStyle w:val="TableTextLeft"/>
              <w:keepNext/>
              <w:keepLines/>
              <w:jc w:val="center"/>
              <w:rPr>
                <w:del w:id="181" w:author="Britton Hammit" w:date="2019-12-16T09:01:00Z"/>
                <w:b/>
              </w:rPr>
            </w:pPr>
            <w:del w:id="182" w:author="Britton Hammit" w:date="2019-12-16T09:01:00Z">
              <w:r w:rsidRPr="000838C8" w:rsidDel="00DF14C1">
                <w:rPr>
                  <w:b/>
                </w:rPr>
                <w:delText>0.5</w:delText>
              </w:r>
            </w:del>
          </w:p>
          <w:p w14:paraId="3B642215" w14:textId="372CD24A" w:rsidR="005A430A" w:rsidRPr="000838C8" w:rsidRDefault="005A430A">
            <w:pPr>
              <w:pStyle w:val="TableTextLeft"/>
              <w:keepNext/>
              <w:keepLines/>
              <w:jc w:val="center"/>
              <w:rPr>
                <w:b/>
              </w:rPr>
            </w:pPr>
            <w:del w:id="183" w:author="Britton Hammit" w:date="2019-12-16T09:01:00Z">
              <w:r w:rsidRPr="000838C8" w:rsidDel="00DF14C1">
                <w:rPr>
                  <w:b/>
                </w:rPr>
                <w:delText>1.5</w:delText>
              </w:r>
            </w:del>
            <w:ins w:id="184" w:author="Britton Hammit" w:date="2019-12-16T09:01:00Z">
              <w:r w:rsidRPr="00507381">
                <w:rPr>
                  <w:i/>
                </w:rPr>
                <w:t xml:space="preserve"> Use Priority Rules</w:t>
              </w:r>
            </w:ins>
          </w:p>
        </w:tc>
        <w:tc>
          <w:tcPr>
            <w:tcW w:w="788" w:type="pct"/>
            <w:tcPrChange w:id="185" w:author="Britton Hammit" w:date="2019-12-16T16:49:00Z">
              <w:tcPr>
                <w:tcW w:w="1" w:type="pct"/>
              </w:tcPr>
            </w:tcPrChange>
          </w:tcPr>
          <w:p w14:paraId="19250C30" w14:textId="40B043E4" w:rsidR="005A430A" w:rsidRPr="000838C8" w:rsidDel="00DF14C1" w:rsidRDefault="005A430A">
            <w:pPr>
              <w:pStyle w:val="TableTextLeft"/>
              <w:keepNext/>
              <w:keepLines/>
              <w:jc w:val="center"/>
              <w:rPr>
                <w:ins w:id="186" w:author="Britton Hammit" w:date="2019-12-16T16:49:00Z"/>
                <w:b/>
              </w:rPr>
            </w:pPr>
            <w:ins w:id="187" w:author="Britton Hammit" w:date="2019-12-16T16:49:00Z">
              <w:r>
                <w:rPr>
                  <w:b/>
                </w:rPr>
                <w:t>0%</w:t>
              </w:r>
            </w:ins>
          </w:p>
        </w:tc>
      </w:tr>
      <w:tr w:rsidR="005A430A" w14:paraId="20163F68" w14:textId="3D515525" w:rsidTr="005A430A">
        <w:trPr>
          <w:cnfStyle w:val="000000100000" w:firstRow="0" w:lastRow="0" w:firstColumn="0" w:lastColumn="0" w:oddVBand="0" w:evenVBand="0" w:oddHBand="1" w:evenHBand="0" w:firstRowFirstColumn="0" w:firstRowLastColumn="0" w:lastRowFirstColumn="0" w:lastRowLastColumn="0"/>
          <w:trHeight w:val="252"/>
          <w:trPrChange w:id="188" w:author="Britton Hammit" w:date="2019-12-16T16:49:00Z">
            <w:trPr>
              <w:trHeight w:val="252"/>
            </w:trPr>
          </w:trPrChange>
        </w:trPr>
        <w:tc>
          <w:tcPr>
            <w:tcW w:w="1298" w:type="pct"/>
            <w:tcPrChange w:id="189" w:author="Britton Hammit" w:date="2019-12-16T16:49:00Z">
              <w:tcPr>
                <w:tcW w:w="0" w:type="pct"/>
              </w:tcPr>
            </w:tcPrChange>
          </w:tcPr>
          <w:p w14:paraId="3C19A6EC" w14:textId="77777777" w:rsidR="005A430A" w:rsidRDefault="005A430A" w:rsidP="000838C8">
            <w:pPr>
              <w:pStyle w:val="TableTextLeft"/>
              <w:keepNext/>
              <w:keepLines/>
              <w:cnfStyle w:val="000000100000" w:firstRow="0" w:lastRow="0" w:firstColumn="0" w:lastColumn="0" w:oddVBand="0" w:evenVBand="0" w:oddHBand="1" w:evenHBand="0" w:firstRowFirstColumn="0" w:firstRowLastColumn="0" w:lastRowFirstColumn="0" w:lastRowLastColumn="0"/>
            </w:pPr>
            <w:r>
              <w:t>RTOR</w:t>
            </w:r>
          </w:p>
        </w:tc>
        <w:tc>
          <w:tcPr>
            <w:tcW w:w="551" w:type="pct"/>
            <w:tcPrChange w:id="190" w:author="Britton Hammit" w:date="2019-12-16T16:49:00Z">
              <w:tcPr>
                <w:tcW w:w="0" w:type="pct"/>
              </w:tcPr>
            </w:tcPrChange>
          </w:tcPr>
          <w:p w14:paraId="3F258007" w14:textId="77777777" w:rsidR="005A430A"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pPr>
            <w:r>
              <w:t>No</w:t>
            </w:r>
          </w:p>
        </w:tc>
        <w:tc>
          <w:tcPr>
            <w:tcW w:w="787" w:type="pct"/>
            <w:tcPrChange w:id="191" w:author="Britton Hammit" w:date="2019-12-16T16:49:00Z">
              <w:tcPr>
                <w:tcW w:w="0" w:type="pct"/>
              </w:tcPr>
            </w:tcPrChange>
          </w:tcPr>
          <w:p w14:paraId="1CAD73A6" w14:textId="77777777" w:rsidR="005A430A"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pPr>
            <w:r>
              <w:t>1.0</w:t>
            </w:r>
          </w:p>
        </w:tc>
        <w:tc>
          <w:tcPr>
            <w:tcW w:w="787" w:type="pct"/>
            <w:tcPrChange w:id="192" w:author="Britton Hammit" w:date="2019-12-16T16:49:00Z">
              <w:tcPr>
                <w:tcW w:w="0" w:type="pct"/>
              </w:tcPr>
            </w:tcPrChange>
          </w:tcPr>
          <w:p w14:paraId="453A5862" w14:textId="77777777" w:rsidR="005A430A"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pPr>
            <w:r>
              <w:t>1.0</w:t>
            </w:r>
          </w:p>
        </w:tc>
        <w:tc>
          <w:tcPr>
            <w:tcW w:w="788" w:type="pct"/>
            <w:tcPrChange w:id="193" w:author="Britton Hammit" w:date="2019-12-16T16:49:00Z">
              <w:tcPr>
                <w:tcW w:w="0" w:type="pct"/>
              </w:tcPr>
            </w:tcPrChange>
          </w:tcPr>
          <w:p w14:paraId="6A5D8077" w14:textId="77777777" w:rsidR="005A430A"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pPr>
            <w:r>
              <w:t>2.0</w:t>
            </w:r>
          </w:p>
        </w:tc>
        <w:tc>
          <w:tcPr>
            <w:tcW w:w="788" w:type="pct"/>
            <w:tcPrChange w:id="194" w:author="Britton Hammit" w:date="2019-12-16T16:49:00Z">
              <w:tcPr>
                <w:tcW w:w="1" w:type="pct"/>
              </w:tcPr>
            </w:tcPrChange>
          </w:tcPr>
          <w:p w14:paraId="743C3FC2" w14:textId="35FD48D6" w:rsidR="005A430A"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rPr>
                <w:ins w:id="195" w:author="Britton Hammit" w:date="2019-12-16T16:49:00Z"/>
              </w:rPr>
            </w:pPr>
            <w:ins w:id="196" w:author="Britton Hammit" w:date="2019-12-16T16:49:00Z">
              <w:r>
                <w:t>100%</w:t>
              </w:r>
            </w:ins>
          </w:p>
        </w:tc>
      </w:tr>
      <w:tr w:rsidR="005A430A" w14:paraId="7041E2AC" w14:textId="4666F514" w:rsidTr="005A430A">
        <w:trPr>
          <w:trHeight w:val="252"/>
          <w:trPrChange w:id="197" w:author="Britton Hammit" w:date="2019-12-16T16:49:00Z">
            <w:trPr>
              <w:trHeight w:val="252"/>
            </w:trPr>
          </w:trPrChange>
        </w:trPr>
        <w:tc>
          <w:tcPr>
            <w:tcW w:w="1298" w:type="pct"/>
            <w:tcPrChange w:id="198" w:author="Britton Hammit" w:date="2019-12-16T16:49:00Z">
              <w:tcPr>
                <w:tcW w:w="0" w:type="pct"/>
              </w:tcPr>
            </w:tcPrChange>
          </w:tcPr>
          <w:p w14:paraId="108B3B05" w14:textId="77777777" w:rsidR="005A430A" w:rsidRDefault="005A430A" w:rsidP="000838C8">
            <w:pPr>
              <w:pStyle w:val="TableTextLeft"/>
              <w:keepNext/>
              <w:keepLines/>
            </w:pPr>
            <w:r>
              <w:t>Permitted Left Turns</w:t>
            </w:r>
          </w:p>
        </w:tc>
        <w:tc>
          <w:tcPr>
            <w:tcW w:w="551" w:type="pct"/>
            <w:tcPrChange w:id="199" w:author="Britton Hammit" w:date="2019-12-16T16:49:00Z">
              <w:tcPr>
                <w:tcW w:w="0" w:type="pct"/>
              </w:tcPr>
            </w:tcPrChange>
          </w:tcPr>
          <w:p w14:paraId="4863F82C" w14:textId="77777777" w:rsidR="005A430A" w:rsidRDefault="005A430A" w:rsidP="000838C8">
            <w:pPr>
              <w:pStyle w:val="TableTextLeft"/>
              <w:keepNext/>
              <w:keepLines/>
              <w:jc w:val="center"/>
            </w:pPr>
            <w:r>
              <w:t>No</w:t>
            </w:r>
          </w:p>
        </w:tc>
        <w:tc>
          <w:tcPr>
            <w:tcW w:w="787" w:type="pct"/>
            <w:tcPrChange w:id="200" w:author="Britton Hammit" w:date="2019-12-16T16:49:00Z">
              <w:tcPr>
                <w:tcW w:w="0" w:type="pct"/>
              </w:tcPr>
            </w:tcPrChange>
          </w:tcPr>
          <w:p w14:paraId="3E348328" w14:textId="77777777" w:rsidR="005A430A" w:rsidRDefault="005A430A" w:rsidP="000838C8">
            <w:pPr>
              <w:pStyle w:val="TableTextLeft"/>
              <w:keepNext/>
              <w:keepLines/>
              <w:jc w:val="center"/>
            </w:pPr>
            <w:r>
              <w:t>1.5</w:t>
            </w:r>
          </w:p>
        </w:tc>
        <w:tc>
          <w:tcPr>
            <w:tcW w:w="787" w:type="pct"/>
            <w:tcPrChange w:id="201" w:author="Britton Hammit" w:date="2019-12-16T16:49:00Z">
              <w:tcPr>
                <w:tcW w:w="0" w:type="pct"/>
              </w:tcPr>
            </w:tcPrChange>
          </w:tcPr>
          <w:p w14:paraId="7F9860D5" w14:textId="77777777" w:rsidR="005A430A" w:rsidRDefault="005A430A" w:rsidP="000838C8">
            <w:pPr>
              <w:pStyle w:val="TableTextLeft"/>
              <w:keepNext/>
              <w:keepLines/>
              <w:jc w:val="center"/>
            </w:pPr>
            <w:r>
              <w:t>1.0</w:t>
            </w:r>
          </w:p>
        </w:tc>
        <w:tc>
          <w:tcPr>
            <w:tcW w:w="788" w:type="pct"/>
            <w:tcPrChange w:id="202" w:author="Britton Hammit" w:date="2019-12-16T16:49:00Z">
              <w:tcPr>
                <w:tcW w:w="0" w:type="pct"/>
              </w:tcPr>
            </w:tcPrChange>
          </w:tcPr>
          <w:p w14:paraId="13C7BA47" w14:textId="77777777" w:rsidR="005A430A" w:rsidRDefault="005A430A" w:rsidP="000838C8">
            <w:pPr>
              <w:pStyle w:val="TableTextLeft"/>
              <w:keepNext/>
              <w:keepLines/>
              <w:jc w:val="center"/>
            </w:pPr>
            <w:r>
              <w:t>1.0</w:t>
            </w:r>
          </w:p>
        </w:tc>
        <w:tc>
          <w:tcPr>
            <w:tcW w:w="788" w:type="pct"/>
            <w:tcPrChange w:id="203" w:author="Britton Hammit" w:date="2019-12-16T16:49:00Z">
              <w:tcPr>
                <w:tcW w:w="1" w:type="pct"/>
              </w:tcPr>
            </w:tcPrChange>
          </w:tcPr>
          <w:p w14:paraId="76D4E6FD" w14:textId="758B7F56" w:rsidR="005A430A" w:rsidRDefault="005A430A" w:rsidP="000838C8">
            <w:pPr>
              <w:pStyle w:val="TableTextLeft"/>
              <w:keepNext/>
              <w:keepLines/>
              <w:jc w:val="center"/>
              <w:rPr>
                <w:ins w:id="204" w:author="Britton Hammit" w:date="2019-12-16T16:49:00Z"/>
              </w:rPr>
            </w:pPr>
            <w:ins w:id="205" w:author="Britton Hammit" w:date="2019-12-16T16:50:00Z">
              <w:r>
                <w:t>100</w:t>
              </w:r>
            </w:ins>
            <w:ins w:id="206" w:author="Britton Hammit" w:date="2019-12-16T16:52:00Z">
              <w:r>
                <w:t>%</w:t>
              </w:r>
            </w:ins>
          </w:p>
        </w:tc>
      </w:tr>
      <w:tr w:rsidR="005A430A" w14:paraId="635DDFD8" w14:textId="60AE793C" w:rsidTr="005A430A">
        <w:trPr>
          <w:cnfStyle w:val="000000100000" w:firstRow="0" w:lastRow="0" w:firstColumn="0" w:lastColumn="0" w:oddVBand="0" w:evenVBand="0" w:oddHBand="1" w:evenHBand="0" w:firstRowFirstColumn="0" w:firstRowLastColumn="0" w:lastRowFirstColumn="0" w:lastRowLastColumn="0"/>
          <w:trHeight w:val="252"/>
          <w:trPrChange w:id="207" w:author="Britton Hammit" w:date="2019-12-16T16:49:00Z">
            <w:trPr>
              <w:trHeight w:val="252"/>
            </w:trPr>
          </w:trPrChange>
        </w:trPr>
        <w:tc>
          <w:tcPr>
            <w:tcW w:w="1298" w:type="pct"/>
            <w:tcPrChange w:id="208" w:author="Britton Hammit" w:date="2019-12-16T16:49:00Z">
              <w:tcPr>
                <w:tcW w:w="0" w:type="pct"/>
              </w:tcPr>
            </w:tcPrChange>
          </w:tcPr>
          <w:p w14:paraId="2AA1D91F" w14:textId="77777777" w:rsidR="005A430A" w:rsidRDefault="005A430A" w:rsidP="000838C8">
            <w:pPr>
              <w:pStyle w:val="TableTextLeft"/>
              <w:keepNext/>
              <w:keepLines/>
              <w:cnfStyle w:val="000000100000" w:firstRow="0" w:lastRow="0" w:firstColumn="0" w:lastColumn="0" w:oddVBand="0" w:evenVBand="0" w:oddHBand="1" w:evenHBand="0" w:firstRowFirstColumn="0" w:firstRowLastColumn="0" w:lastRowFirstColumn="0" w:lastRowLastColumn="0"/>
            </w:pPr>
            <w:r>
              <w:t xml:space="preserve">Permitted Left vs. Right Turns </w:t>
            </w:r>
          </w:p>
        </w:tc>
        <w:tc>
          <w:tcPr>
            <w:tcW w:w="2913" w:type="pct"/>
            <w:gridSpan w:val="4"/>
            <w:tcPrChange w:id="209" w:author="Britton Hammit" w:date="2019-12-16T16:49:00Z">
              <w:tcPr>
                <w:tcW w:w="0" w:type="pct"/>
                <w:gridSpan w:val="4"/>
              </w:tcPr>
            </w:tcPrChange>
          </w:tcPr>
          <w:p w14:paraId="1E133ED3" w14:textId="77777777" w:rsidR="005A430A" w:rsidRPr="00507381"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rPr>
                <w:i/>
              </w:rPr>
            </w:pPr>
            <w:r w:rsidRPr="00507381">
              <w:rPr>
                <w:i/>
              </w:rPr>
              <w:t>Use Priority Rules</w:t>
            </w:r>
          </w:p>
        </w:tc>
        <w:tc>
          <w:tcPr>
            <w:tcW w:w="788" w:type="pct"/>
            <w:tcPrChange w:id="210" w:author="Britton Hammit" w:date="2019-12-16T16:49:00Z">
              <w:tcPr>
                <w:tcW w:w="1" w:type="pct"/>
              </w:tcPr>
            </w:tcPrChange>
          </w:tcPr>
          <w:p w14:paraId="206DE06B" w14:textId="77777777" w:rsidR="005A430A" w:rsidRPr="00507381"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rPr>
                <w:ins w:id="211" w:author="Britton Hammit" w:date="2019-12-16T16:49:00Z"/>
                <w:i/>
              </w:rPr>
            </w:pPr>
          </w:p>
        </w:tc>
      </w:tr>
      <w:tr w:rsidR="005A430A" w14:paraId="3A164361" w14:textId="324738BF" w:rsidTr="005A430A">
        <w:trPr>
          <w:trHeight w:val="252"/>
          <w:trPrChange w:id="212" w:author="Britton Hammit" w:date="2019-12-16T16:49:00Z">
            <w:trPr>
              <w:trHeight w:val="252"/>
            </w:trPr>
          </w:trPrChange>
        </w:trPr>
        <w:tc>
          <w:tcPr>
            <w:tcW w:w="1298" w:type="pct"/>
            <w:tcPrChange w:id="213" w:author="Britton Hammit" w:date="2019-12-16T16:49:00Z">
              <w:tcPr>
                <w:tcW w:w="0" w:type="pct"/>
              </w:tcPr>
            </w:tcPrChange>
          </w:tcPr>
          <w:p w14:paraId="23614E57" w14:textId="3213CBB0" w:rsidR="005A430A" w:rsidRDefault="005A430A" w:rsidP="000838C8">
            <w:pPr>
              <w:pStyle w:val="TableTextLeft"/>
              <w:keepNext/>
              <w:keepLines/>
            </w:pPr>
            <w:r>
              <w:t>Branching Conflicts</w:t>
            </w:r>
            <w:ins w:id="214" w:author="Britton Hammit" w:date="2019-12-16T16:47:00Z">
              <w:r>
                <w:t xml:space="preserve"> (Red-Red)</w:t>
              </w:r>
            </w:ins>
          </w:p>
        </w:tc>
        <w:tc>
          <w:tcPr>
            <w:tcW w:w="551" w:type="pct"/>
            <w:tcPrChange w:id="215" w:author="Britton Hammit" w:date="2019-12-16T16:49:00Z">
              <w:tcPr>
                <w:tcW w:w="0" w:type="pct"/>
              </w:tcPr>
            </w:tcPrChange>
          </w:tcPr>
          <w:p w14:paraId="67073685" w14:textId="77777777" w:rsidR="005A430A" w:rsidRPr="000838C8" w:rsidRDefault="005A430A" w:rsidP="000838C8">
            <w:pPr>
              <w:pStyle w:val="TableTextLeft"/>
              <w:keepNext/>
              <w:keepLines/>
              <w:jc w:val="center"/>
              <w:rPr>
                <w:b/>
              </w:rPr>
            </w:pPr>
            <w:r w:rsidRPr="000838C8">
              <w:rPr>
                <w:b/>
              </w:rPr>
              <w:t>Yes</w:t>
            </w:r>
          </w:p>
        </w:tc>
        <w:tc>
          <w:tcPr>
            <w:tcW w:w="787" w:type="pct"/>
            <w:tcPrChange w:id="216" w:author="Britton Hammit" w:date="2019-12-16T16:49:00Z">
              <w:tcPr>
                <w:tcW w:w="0" w:type="pct"/>
              </w:tcPr>
            </w:tcPrChange>
          </w:tcPr>
          <w:p w14:paraId="1AC38122" w14:textId="331E7D54" w:rsidR="005A430A" w:rsidRPr="000838C8" w:rsidRDefault="005A430A" w:rsidP="000838C8">
            <w:pPr>
              <w:pStyle w:val="TableTextLeft"/>
              <w:keepNext/>
              <w:keepLines/>
              <w:jc w:val="center"/>
              <w:rPr>
                <w:b/>
              </w:rPr>
            </w:pPr>
            <w:del w:id="217" w:author="Britton Hammit" w:date="2019-12-16T16:47:00Z">
              <w:r w:rsidRPr="000838C8" w:rsidDel="00973578">
                <w:rPr>
                  <w:b/>
                </w:rPr>
                <w:delText>0.5</w:delText>
              </w:r>
            </w:del>
            <w:ins w:id="218" w:author="Britton Hammit" w:date="2019-12-16T16:47:00Z">
              <w:r>
                <w:rPr>
                  <w:b/>
                </w:rPr>
                <w:t>0</w:t>
              </w:r>
            </w:ins>
          </w:p>
        </w:tc>
        <w:tc>
          <w:tcPr>
            <w:tcW w:w="787" w:type="pct"/>
            <w:tcPrChange w:id="219" w:author="Britton Hammit" w:date="2019-12-16T16:49:00Z">
              <w:tcPr>
                <w:tcW w:w="0" w:type="pct"/>
              </w:tcPr>
            </w:tcPrChange>
          </w:tcPr>
          <w:p w14:paraId="593DAFA5" w14:textId="1E9F32DC" w:rsidR="005A430A" w:rsidRPr="000838C8" w:rsidRDefault="005A430A" w:rsidP="000838C8">
            <w:pPr>
              <w:pStyle w:val="TableTextLeft"/>
              <w:keepNext/>
              <w:keepLines/>
              <w:jc w:val="center"/>
              <w:rPr>
                <w:b/>
              </w:rPr>
            </w:pPr>
            <w:del w:id="220" w:author="Britton Hammit" w:date="2019-12-16T16:47:00Z">
              <w:r w:rsidRPr="000838C8" w:rsidDel="00973578">
                <w:rPr>
                  <w:b/>
                </w:rPr>
                <w:delText>0.5</w:delText>
              </w:r>
            </w:del>
            <w:ins w:id="221" w:author="Britton Hammit" w:date="2019-12-16T16:47:00Z">
              <w:r>
                <w:rPr>
                  <w:b/>
                </w:rPr>
                <w:t>0</w:t>
              </w:r>
            </w:ins>
          </w:p>
        </w:tc>
        <w:tc>
          <w:tcPr>
            <w:tcW w:w="788" w:type="pct"/>
            <w:tcPrChange w:id="222" w:author="Britton Hammit" w:date="2019-12-16T16:49:00Z">
              <w:tcPr>
                <w:tcW w:w="0" w:type="pct"/>
              </w:tcPr>
            </w:tcPrChange>
          </w:tcPr>
          <w:p w14:paraId="2E8832EC" w14:textId="77777777" w:rsidR="005A430A" w:rsidRPr="000838C8" w:rsidRDefault="005A430A" w:rsidP="000838C8">
            <w:pPr>
              <w:pStyle w:val="TableTextLeft"/>
              <w:keepNext/>
              <w:keepLines/>
              <w:jc w:val="center"/>
              <w:rPr>
                <w:b/>
              </w:rPr>
            </w:pPr>
            <w:r w:rsidRPr="000838C8">
              <w:rPr>
                <w:b/>
              </w:rPr>
              <w:t>1.5</w:t>
            </w:r>
          </w:p>
        </w:tc>
        <w:tc>
          <w:tcPr>
            <w:tcW w:w="788" w:type="pct"/>
            <w:tcPrChange w:id="223" w:author="Britton Hammit" w:date="2019-12-16T16:49:00Z">
              <w:tcPr>
                <w:tcW w:w="1" w:type="pct"/>
              </w:tcPr>
            </w:tcPrChange>
          </w:tcPr>
          <w:p w14:paraId="7158C2FD" w14:textId="5338D5CA" w:rsidR="005A430A" w:rsidRPr="000838C8" w:rsidRDefault="00245D05" w:rsidP="000838C8">
            <w:pPr>
              <w:pStyle w:val="TableTextLeft"/>
              <w:keepNext/>
              <w:keepLines/>
              <w:jc w:val="center"/>
              <w:rPr>
                <w:ins w:id="224" w:author="Britton Hammit" w:date="2019-12-16T16:49:00Z"/>
                <w:b/>
              </w:rPr>
            </w:pPr>
            <w:ins w:id="225" w:author="Britton Hammit" w:date="2019-12-18T16:35:00Z">
              <w:r>
                <w:rPr>
                  <w:b/>
                </w:rPr>
                <w:t>100%</w:t>
              </w:r>
            </w:ins>
          </w:p>
        </w:tc>
      </w:tr>
      <w:tr w:rsidR="005A430A" w14:paraId="177B41CD" w14:textId="753D4850" w:rsidTr="005A430A">
        <w:trPr>
          <w:cnfStyle w:val="000000100000" w:firstRow="0" w:lastRow="0" w:firstColumn="0" w:lastColumn="0" w:oddVBand="0" w:evenVBand="0" w:oddHBand="1" w:evenHBand="0" w:firstRowFirstColumn="0" w:firstRowLastColumn="0" w:lastRowFirstColumn="0" w:lastRowLastColumn="0"/>
        </w:trPr>
        <w:tc>
          <w:tcPr>
            <w:tcW w:w="1298" w:type="pct"/>
            <w:tcPrChange w:id="226" w:author="Britton Hammit" w:date="2019-12-16T16:49:00Z">
              <w:tcPr>
                <w:tcW w:w="1568" w:type="pct"/>
              </w:tcPr>
            </w:tcPrChange>
          </w:tcPr>
          <w:p w14:paraId="27B87B37" w14:textId="6C514C51" w:rsidR="005A430A" w:rsidRDefault="005A430A" w:rsidP="000838C8">
            <w:pPr>
              <w:pStyle w:val="TableTextLeft"/>
              <w:keepNext/>
              <w:keepLines/>
              <w:cnfStyle w:val="000000100000" w:firstRow="0" w:lastRow="0" w:firstColumn="0" w:lastColumn="0" w:oddVBand="0" w:evenVBand="0" w:oddHBand="1" w:evenHBand="0" w:firstRowFirstColumn="0" w:firstRowLastColumn="0" w:lastRowFirstColumn="0" w:lastRowLastColumn="0"/>
            </w:pPr>
            <w:r>
              <w:t>Right-In-Right-Out Access to Service Lanes</w:t>
            </w:r>
          </w:p>
        </w:tc>
        <w:tc>
          <w:tcPr>
            <w:tcW w:w="0" w:type="pct"/>
            <w:tcPrChange w:id="227" w:author="Britton Hammit" w:date="2019-12-16T16:49:00Z">
              <w:tcPr>
                <w:tcW w:w="551" w:type="pct"/>
              </w:tcPr>
            </w:tcPrChange>
          </w:tcPr>
          <w:p w14:paraId="6B5BB549" w14:textId="70C8B37F" w:rsidR="005A430A" w:rsidRPr="00C205D8"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pPr>
            <w:r w:rsidRPr="00C205D8">
              <w:t>No</w:t>
            </w:r>
          </w:p>
        </w:tc>
        <w:tc>
          <w:tcPr>
            <w:tcW w:w="787" w:type="pct"/>
            <w:tcPrChange w:id="228" w:author="Britton Hammit" w:date="2019-12-16T16:49:00Z">
              <w:tcPr>
                <w:tcW w:w="960" w:type="pct"/>
              </w:tcPr>
            </w:tcPrChange>
          </w:tcPr>
          <w:p w14:paraId="38469639" w14:textId="512AFBFF" w:rsidR="005A430A" w:rsidRPr="00C205D8"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pPr>
            <w:r w:rsidRPr="00C205D8">
              <w:t>1.0</w:t>
            </w:r>
          </w:p>
        </w:tc>
        <w:tc>
          <w:tcPr>
            <w:tcW w:w="787" w:type="pct"/>
            <w:tcPrChange w:id="229" w:author="Britton Hammit" w:date="2019-12-16T16:49:00Z">
              <w:tcPr>
                <w:tcW w:w="960" w:type="pct"/>
              </w:tcPr>
            </w:tcPrChange>
          </w:tcPr>
          <w:p w14:paraId="06FDE758" w14:textId="4D0D18B1" w:rsidR="005A430A" w:rsidRPr="00C205D8"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pPr>
            <w:r w:rsidRPr="00C205D8">
              <w:t>1.0</w:t>
            </w:r>
          </w:p>
        </w:tc>
        <w:tc>
          <w:tcPr>
            <w:tcW w:w="788" w:type="pct"/>
            <w:tcPrChange w:id="230" w:author="Britton Hammit" w:date="2019-12-16T16:49:00Z">
              <w:tcPr>
                <w:tcW w:w="961" w:type="pct"/>
              </w:tcPr>
            </w:tcPrChange>
          </w:tcPr>
          <w:p w14:paraId="55A0DE41" w14:textId="6F524E20" w:rsidR="005A430A" w:rsidRPr="00C205D8" w:rsidRDefault="005A430A"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pPr>
            <w:r w:rsidRPr="00C205D8">
              <w:t>2.0</w:t>
            </w:r>
          </w:p>
        </w:tc>
        <w:tc>
          <w:tcPr>
            <w:tcW w:w="788" w:type="pct"/>
            <w:tcPrChange w:id="231" w:author="Britton Hammit" w:date="2019-12-16T16:49:00Z">
              <w:tcPr>
                <w:tcW w:w="1" w:type="pct"/>
              </w:tcPr>
            </w:tcPrChange>
          </w:tcPr>
          <w:p w14:paraId="4B0C0E30" w14:textId="43E1EAC7" w:rsidR="005A430A" w:rsidRPr="00C205D8" w:rsidRDefault="00245D05" w:rsidP="000838C8">
            <w:pPr>
              <w:pStyle w:val="TableTextLeft"/>
              <w:keepNext/>
              <w:keepLines/>
              <w:jc w:val="center"/>
              <w:cnfStyle w:val="000000100000" w:firstRow="0" w:lastRow="0" w:firstColumn="0" w:lastColumn="0" w:oddVBand="0" w:evenVBand="0" w:oddHBand="1" w:evenHBand="0" w:firstRowFirstColumn="0" w:firstRowLastColumn="0" w:lastRowFirstColumn="0" w:lastRowLastColumn="0"/>
              <w:rPr>
                <w:ins w:id="232" w:author="Britton Hammit" w:date="2019-12-16T16:49:00Z"/>
              </w:rPr>
            </w:pPr>
            <w:ins w:id="233" w:author="Britton Hammit" w:date="2019-12-18T16:35:00Z">
              <w:r>
                <w:t>100%</w:t>
              </w:r>
            </w:ins>
          </w:p>
        </w:tc>
      </w:tr>
    </w:tbl>
    <w:p w14:paraId="0323AA32" w14:textId="77777777" w:rsidR="006A6F64" w:rsidRDefault="006A6F64" w:rsidP="00CD0F9A"/>
    <w:p w14:paraId="0A44FE5C" w14:textId="77777777" w:rsidR="00190874" w:rsidRDefault="00190874" w:rsidP="00190874">
      <w:pPr>
        <w:pStyle w:val="Heading2"/>
      </w:pPr>
      <w:r>
        <w:t>Priority Rules</w:t>
      </w:r>
    </w:p>
    <w:p w14:paraId="13DEB9C3" w14:textId="77777777" w:rsidR="00190874" w:rsidRDefault="00190874" w:rsidP="00190874">
      <w:r>
        <w:t xml:space="preserve">Priority rules may be used to supplement conflict areas to better replicate real-world conditions. </w:t>
      </w:r>
    </w:p>
    <w:p w14:paraId="628929FF" w14:textId="77777777" w:rsidR="00190874" w:rsidRDefault="00190874" w:rsidP="00190874">
      <w:pPr>
        <w:pStyle w:val="ListParagraph"/>
        <w:numPr>
          <w:ilvl w:val="0"/>
          <w:numId w:val="22"/>
        </w:numPr>
      </w:pPr>
      <w:r>
        <w:t>Priority rules should be used for Permitted Left vs. Right Turn conflicts</w:t>
      </w:r>
      <w:r w:rsidR="00AC64BA">
        <w:t xml:space="preserve">. </w:t>
      </w:r>
    </w:p>
    <w:p w14:paraId="431D071F" w14:textId="77777777" w:rsidR="004F61A9" w:rsidRDefault="004F61A9" w:rsidP="00190874">
      <w:pPr>
        <w:pStyle w:val="ListParagraph"/>
        <w:numPr>
          <w:ilvl w:val="0"/>
          <w:numId w:val="22"/>
        </w:numPr>
      </w:pPr>
      <w:r>
        <w:t xml:space="preserve">Priority rules should be used to replicate intersection “Keep Clear” or “Clear the Box” behavior. </w:t>
      </w:r>
    </w:p>
    <w:p w14:paraId="4BA70C93" w14:textId="77777777" w:rsidR="004F61A9" w:rsidRDefault="004F61A9" w:rsidP="004F61A9">
      <w:pPr>
        <w:pStyle w:val="ListParagraph"/>
        <w:numPr>
          <w:ilvl w:val="1"/>
          <w:numId w:val="22"/>
        </w:numPr>
      </w:pPr>
      <w:r>
        <w:t>Not all intersections should have “Keep Clear” protocols. Coding of this behavior should be based on field observations where drivers respect this rule.</w:t>
      </w:r>
    </w:p>
    <w:p w14:paraId="629A34D9" w14:textId="02D29CC7" w:rsidR="004F61A9" w:rsidRDefault="004F61A9" w:rsidP="004F61A9">
      <w:pPr>
        <w:pStyle w:val="ListParagraph"/>
        <w:numPr>
          <w:ilvl w:val="2"/>
          <w:numId w:val="22"/>
        </w:numPr>
      </w:pPr>
      <w:r>
        <w:t>For K Street, this will likely be correlated with the locations with “</w:t>
      </w:r>
      <w:r w:rsidR="001F5F44">
        <w:t>Traffic Control Officers</w:t>
      </w:r>
      <w:r>
        <w:t xml:space="preserve">” enforcing traffic control at intersections. Please reference field notes. </w:t>
      </w:r>
    </w:p>
    <w:p w14:paraId="50EA53AE" w14:textId="77777777" w:rsidR="004F61A9" w:rsidRDefault="004F61A9" w:rsidP="004F61A9">
      <w:pPr>
        <w:pStyle w:val="ListParagraph"/>
        <w:numPr>
          <w:ilvl w:val="2"/>
          <w:numId w:val="22"/>
        </w:numPr>
      </w:pPr>
      <w:r>
        <w:t>These locations will be updated during calibration.</w:t>
      </w:r>
    </w:p>
    <w:p w14:paraId="489914CD" w14:textId="77777777" w:rsidR="004F61A9" w:rsidRDefault="004F61A9" w:rsidP="004F61A9">
      <w:pPr>
        <w:pStyle w:val="ListParagraph"/>
        <w:numPr>
          <w:ilvl w:val="1"/>
          <w:numId w:val="22"/>
        </w:numPr>
      </w:pPr>
      <w:r>
        <w:t xml:space="preserve">To Code – </w:t>
      </w:r>
      <w:r w:rsidRPr="004F61A9">
        <w:t>Place red bar slightly upstream of signal head and green bar at the further edge of the intersection box. Set a condition for the priority rule to only be activated during green times of the corresponding signal phase.</w:t>
      </w:r>
    </w:p>
    <w:p w14:paraId="33BFC71A" w14:textId="77777777" w:rsidR="004F61A9" w:rsidRPr="00190874" w:rsidRDefault="004F61A9" w:rsidP="00190874">
      <w:pPr>
        <w:pStyle w:val="ListParagraph"/>
        <w:numPr>
          <w:ilvl w:val="0"/>
          <w:numId w:val="22"/>
        </w:numPr>
      </w:pPr>
      <w:r>
        <w:t>The default parameters for priority rules are provided in the table below.</w:t>
      </w:r>
    </w:p>
    <w:tbl>
      <w:tblPr>
        <w:tblStyle w:val="I66TableBase"/>
        <w:tblW w:w="5000" w:type="pct"/>
        <w:tblLook w:val="04A0" w:firstRow="1" w:lastRow="0" w:firstColumn="1" w:lastColumn="0" w:noHBand="0" w:noVBand="1"/>
        <w:tblPrChange w:id="234" w:author="Britton Hammit" w:date="2019-12-16T12:24:00Z">
          <w:tblPr>
            <w:tblStyle w:val="I66TableBase"/>
            <w:tblW w:w="5000" w:type="pct"/>
            <w:tblLook w:val="04A0" w:firstRow="1" w:lastRow="0" w:firstColumn="1" w:lastColumn="0" w:noHBand="0" w:noVBand="1"/>
          </w:tblPr>
        </w:tblPrChange>
      </w:tblPr>
      <w:tblGrid>
        <w:gridCol w:w="2423"/>
        <w:gridCol w:w="1893"/>
        <w:gridCol w:w="1350"/>
        <w:gridCol w:w="2347"/>
        <w:gridCol w:w="1337"/>
        <w:tblGridChange w:id="235">
          <w:tblGrid>
            <w:gridCol w:w="2422"/>
            <w:gridCol w:w="1"/>
            <w:gridCol w:w="1893"/>
            <w:gridCol w:w="90"/>
            <w:gridCol w:w="1260"/>
            <w:gridCol w:w="2347"/>
            <w:gridCol w:w="1337"/>
          </w:tblGrid>
        </w:tblGridChange>
      </w:tblGrid>
      <w:tr w:rsidR="008258FF" w14:paraId="15CB96B5" w14:textId="77777777" w:rsidTr="00955787">
        <w:trPr>
          <w:cnfStyle w:val="000000100000" w:firstRow="0" w:lastRow="0" w:firstColumn="0" w:lastColumn="0" w:oddVBand="0" w:evenVBand="0" w:oddHBand="1" w:evenHBand="0" w:firstRowFirstColumn="0" w:firstRowLastColumn="0" w:lastRowFirstColumn="0" w:lastRowLastColumn="0"/>
        </w:trPr>
        <w:tc>
          <w:tcPr>
            <w:tcW w:w="0" w:type="pct"/>
            <w:shd w:val="clear" w:color="auto" w:fill="525252" w:themeFill="accent3" w:themeFillShade="80"/>
            <w:tcPrChange w:id="236" w:author="Britton Hammit" w:date="2019-12-16T12:24:00Z">
              <w:tcPr>
                <w:tcW w:w="1295" w:type="pct"/>
                <w:shd w:val="clear" w:color="auto" w:fill="525252" w:themeFill="accent3" w:themeFillShade="80"/>
              </w:tcPr>
            </w:tcPrChange>
          </w:tcPr>
          <w:p w14:paraId="5F4606FC" w14:textId="77777777" w:rsidR="00AC64BA" w:rsidRDefault="00AC64BA" w:rsidP="007373C1">
            <w:pPr>
              <w:pStyle w:val="TableHeadings"/>
              <w:keepNext/>
              <w:keepLines/>
              <w:cnfStyle w:val="000000100000" w:firstRow="0" w:lastRow="0" w:firstColumn="0" w:lastColumn="0" w:oddVBand="0" w:evenVBand="0" w:oddHBand="1" w:evenHBand="0" w:firstRowFirstColumn="0" w:firstRowLastColumn="0" w:lastRowFirstColumn="0" w:lastRowLastColumn="0"/>
            </w:pPr>
            <w:bookmarkStart w:id="237" w:name="_Hlk27381985"/>
            <w:r>
              <w:lastRenderedPageBreak/>
              <w:t>Type of Priority Rule</w:t>
            </w:r>
          </w:p>
        </w:tc>
        <w:tc>
          <w:tcPr>
            <w:tcW w:w="1012" w:type="pct"/>
            <w:shd w:val="clear" w:color="auto" w:fill="525252" w:themeFill="accent3" w:themeFillShade="80"/>
            <w:tcPrChange w:id="238" w:author="Britton Hammit" w:date="2019-12-16T12:24:00Z">
              <w:tcPr>
                <w:tcW w:w="1061" w:type="pct"/>
                <w:gridSpan w:val="3"/>
                <w:shd w:val="clear" w:color="auto" w:fill="525252" w:themeFill="accent3" w:themeFillShade="80"/>
              </w:tcPr>
            </w:tcPrChange>
          </w:tcPr>
          <w:p w14:paraId="1C86E9E2" w14:textId="77777777" w:rsidR="00AC64BA" w:rsidRDefault="00AC64BA" w:rsidP="007373C1">
            <w:pPr>
              <w:pStyle w:val="TableHeadings"/>
              <w:keepNext/>
              <w:keepLines/>
              <w:cnfStyle w:val="000000100000" w:firstRow="0" w:lastRow="0" w:firstColumn="0" w:lastColumn="0" w:oddVBand="0" w:evenVBand="0" w:oddHBand="1" w:evenHBand="0" w:firstRowFirstColumn="0" w:firstRowLastColumn="0" w:lastRowFirstColumn="0" w:lastRowLastColumn="0"/>
            </w:pPr>
            <w:r>
              <w:t>Association with Signal Controller</w:t>
            </w:r>
          </w:p>
        </w:tc>
        <w:tc>
          <w:tcPr>
            <w:tcW w:w="722" w:type="pct"/>
            <w:shd w:val="clear" w:color="auto" w:fill="525252" w:themeFill="accent3" w:themeFillShade="80"/>
            <w:tcPrChange w:id="239" w:author="Britton Hammit" w:date="2019-12-16T12:24:00Z">
              <w:tcPr>
                <w:tcW w:w="674" w:type="pct"/>
                <w:shd w:val="clear" w:color="auto" w:fill="525252" w:themeFill="accent3" w:themeFillShade="80"/>
              </w:tcPr>
            </w:tcPrChange>
          </w:tcPr>
          <w:p w14:paraId="7EC751FF" w14:textId="77777777" w:rsidR="00AC64BA" w:rsidRDefault="00AC64BA" w:rsidP="007373C1">
            <w:pPr>
              <w:pStyle w:val="TableHeadings"/>
              <w:keepNext/>
              <w:keepLines/>
              <w:cnfStyle w:val="000000100000" w:firstRow="0" w:lastRow="0" w:firstColumn="0" w:lastColumn="0" w:oddVBand="0" w:evenVBand="0" w:oddHBand="1" w:evenHBand="0" w:firstRowFirstColumn="0" w:firstRowLastColumn="0" w:lastRowFirstColumn="0" w:lastRowLastColumn="0"/>
            </w:pPr>
            <w:r>
              <w:t>Min Gap Time [sec]</w:t>
            </w:r>
          </w:p>
        </w:tc>
        <w:tc>
          <w:tcPr>
            <w:tcW w:w="0" w:type="pct"/>
            <w:shd w:val="clear" w:color="auto" w:fill="525252" w:themeFill="accent3" w:themeFillShade="80"/>
            <w:tcPrChange w:id="240" w:author="Britton Hammit" w:date="2019-12-16T12:24:00Z">
              <w:tcPr>
                <w:tcW w:w="1255" w:type="pct"/>
                <w:shd w:val="clear" w:color="auto" w:fill="525252" w:themeFill="accent3" w:themeFillShade="80"/>
              </w:tcPr>
            </w:tcPrChange>
          </w:tcPr>
          <w:p w14:paraId="3FA1AE1B" w14:textId="77777777" w:rsidR="00AC64BA" w:rsidRDefault="00AC64BA" w:rsidP="007373C1">
            <w:pPr>
              <w:pStyle w:val="TableHeadings"/>
              <w:keepNext/>
              <w:keepLines/>
              <w:cnfStyle w:val="000000100000" w:firstRow="0" w:lastRow="0" w:firstColumn="0" w:lastColumn="0" w:oddVBand="0" w:evenVBand="0" w:oddHBand="1" w:evenHBand="0" w:firstRowFirstColumn="0" w:firstRowLastColumn="0" w:lastRowFirstColumn="0" w:lastRowLastColumn="0"/>
            </w:pPr>
            <w:r>
              <w:t>Min Headway [ft]</w:t>
            </w:r>
          </w:p>
        </w:tc>
        <w:tc>
          <w:tcPr>
            <w:tcW w:w="0" w:type="pct"/>
            <w:shd w:val="clear" w:color="auto" w:fill="525252" w:themeFill="accent3" w:themeFillShade="80"/>
            <w:tcPrChange w:id="241" w:author="Britton Hammit" w:date="2019-12-16T12:24:00Z">
              <w:tcPr>
                <w:tcW w:w="715" w:type="pct"/>
                <w:shd w:val="clear" w:color="auto" w:fill="525252" w:themeFill="accent3" w:themeFillShade="80"/>
              </w:tcPr>
            </w:tcPrChange>
          </w:tcPr>
          <w:p w14:paraId="38A10F0F" w14:textId="77777777" w:rsidR="00AC64BA" w:rsidRDefault="00AC64BA" w:rsidP="007373C1">
            <w:pPr>
              <w:pStyle w:val="TableHeadings"/>
              <w:keepNext/>
              <w:keepLines/>
              <w:cnfStyle w:val="000000100000" w:firstRow="0" w:lastRow="0" w:firstColumn="0" w:lastColumn="0" w:oddVBand="0" w:evenVBand="0" w:oddHBand="1" w:evenHBand="0" w:firstRowFirstColumn="0" w:firstRowLastColumn="0" w:lastRowFirstColumn="0" w:lastRowLastColumn="0"/>
            </w:pPr>
            <w:r>
              <w:t>Max Speed [mph]</w:t>
            </w:r>
          </w:p>
        </w:tc>
      </w:tr>
      <w:tr w:rsidR="00955787" w14:paraId="5D6630F1" w14:textId="77777777" w:rsidTr="00955787">
        <w:tc>
          <w:tcPr>
            <w:tcW w:w="1295" w:type="pct"/>
          </w:tcPr>
          <w:p w14:paraId="3E615294" w14:textId="77777777" w:rsidR="00AC64BA" w:rsidRDefault="00AC64BA" w:rsidP="007373C1">
            <w:pPr>
              <w:pStyle w:val="TableTextLeft"/>
              <w:keepNext/>
              <w:keepLines/>
            </w:pPr>
            <w:r>
              <w:t>Permitted Left vs. Right Turns</w:t>
            </w:r>
          </w:p>
        </w:tc>
        <w:tc>
          <w:tcPr>
            <w:tcW w:w="1012" w:type="pct"/>
          </w:tcPr>
          <w:p w14:paraId="36A9D3C7" w14:textId="334B4E17" w:rsidR="00AC64BA" w:rsidRPr="00AC64BA" w:rsidRDefault="00AC64BA" w:rsidP="007373C1">
            <w:pPr>
              <w:pStyle w:val="TableTextLeft"/>
              <w:keepNext/>
              <w:keepLines/>
              <w:jc w:val="center"/>
              <w:rPr>
                <w:sz w:val="18"/>
              </w:rPr>
            </w:pPr>
            <w:r w:rsidRPr="00AC64BA">
              <w:rPr>
                <w:sz w:val="18"/>
              </w:rPr>
              <w:t>Yes</w:t>
            </w:r>
            <w:r>
              <w:rPr>
                <w:sz w:val="18"/>
              </w:rPr>
              <w:t xml:space="preserve"> – </w:t>
            </w:r>
            <w:ins w:id="242" w:author="Britton Hammit" w:date="2019-12-16T12:24:00Z">
              <w:r w:rsidR="00C03B42">
                <w:rPr>
                  <w:sz w:val="18"/>
                </w:rPr>
                <w:t xml:space="preserve">When </w:t>
              </w:r>
            </w:ins>
            <w:del w:id="243" w:author="Britton Hammit" w:date="2019-12-16T12:24:00Z">
              <w:r w:rsidRPr="00AC64BA" w:rsidDel="00C03B42">
                <w:rPr>
                  <w:sz w:val="18"/>
                </w:rPr>
                <w:delText>P</w:delText>
              </w:r>
            </w:del>
            <w:ins w:id="244" w:author="Britton Hammit" w:date="2019-12-16T12:24:00Z">
              <w:r w:rsidR="00C03B42">
                <w:rPr>
                  <w:sz w:val="18"/>
                </w:rPr>
                <w:t>p</w:t>
              </w:r>
            </w:ins>
            <w:r w:rsidRPr="00AC64BA">
              <w:rPr>
                <w:sz w:val="18"/>
              </w:rPr>
              <w:t xml:space="preserve">ermitted </w:t>
            </w:r>
            <w:del w:id="245" w:author="Britton Hammit" w:date="2019-12-16T12:24:00Z">
              <w:r w:rsidRPr="00AC64BA" w:rsidDel="00C03B42">
                <w:rPr>
                  <w:sz w:val="18"/>
                </w:rPr>
                <w:delText xml:space="preserve">Left </w:delText>
              </w:r>
            </w:del>
            <w:ins w:id="246" w:author="Britton Hammit" w:date="2019-12-16T12:24:00Z">
              <w:r w:rsidR="00C03B42">
                <w:rPr>
                  <w:sz w:val="18"/>
                </w:rPr>
                <w:t>l</w:t>
              </w:r>
              <w:r w:rsidR="00C03B42" w:rsidRPr="00AC64BA">
                <w:rPr>
                  <w:sz w:val="18"/>
                </w:rPr>
                <w:t xml:space="preserve">eft </w:t>
              </w:r>
            </w:ins>
            <w:del w:id="247" w:author="Britton Hammit" w:date="2019-12-16T12:25:00Z">
              <w:r w:rsidRPr="00AC64BA" w:rsidDel="00C03B42">
                <w:rPr>
                  <w:sz w:val="18"/>
                </w:rPr>
                <w:delText xml:space="preserve">Turn </w:delText>
              </w:r>
            </w:del>
            <w:ins w:id="248" w:author="Britton Hammit" w:date="2019-12-16T12:25:00Z">
              <w:r w:rsidR="00C03B42">
                <w:rPr>
                  <w:sz w:val="18"/>
                </w:rPr>
                <w:t>t</w:t>
              </w:r>
              <w:r w:rsidR="00C03B42" w:rsidRPr="00AC64BA">
                <w:rPr>
                  <w:sz w:val="18"/>
                </w:rPr>
                <w:t xml:space="preserve">urn </w:t>
              </w:r>
            </w:ins>
            <w:del w:id="249" w:author="Britton Hammit" w:date="2019-12-16T12:25:00Z">
              <w:r w:rsidRPr="00AC64BA" w:rsidDel="00C03B42">
                <w:rPr>
                  <w:sz w:val="18"/>
                </w:rPr>
                <w:delText>Phase</w:delText>
              </w:r>
            </w:del>
            <w:ins w:id="250" w:author="Britton Hammit" w:date="2019-12-16T12:25:00Z">
              <w:r w:rsidR="00C03B42">
                <w:rPr>
                  <w:sz w:val="18"/>
                </w:rPr>
                <w:t>p</w:t>
              </w:r>
              <w:r w:rsidR="00C03B42" w:rsidRPr="00AC64BA">
                <w:rPr>
                  <w:sz w:val="18"/>
                </w:rPr>
                <w:t>hase</w:t>
              </w:r>
              <w:r w:rsidR="00C03B42">
                <w:rPr>
                  <w:sz w:val="18"/>
                </w:rPr>
                <w:t xml:space="preserve"> is green.</w:t>
              </w:r>
            </w:ins>
          </w:p>
        </w:tc>
        <w:tc>
          <w:tcPr>
            <w:tcW w:w="722" w:type="pct"/>
          </w:tcPr>
          <w:p w14:paraId="2C2E553B" w14:textId="1346D989" w:rsidR="00AC64BA" w:rsidRPr="004A7493" w:rsidRDefault="00075AB8" w:rsidP="007373C1">
            <w:pPr>
              <w:pStyle w:val="TableTextLeft"/>
              <w:keepNext/>
              <w:keepLines/>
              <w:jc w:val="center"/>
              <w:rPr>
                <w:sz w:val="18"/>
                <w:rPrChange w:id="251" w:author="Britton Hammit" w:date="2019-12-16T09:33:00Z">
                  <w:rPr>
                    <w:b/>
                  </w:rPr>
                </w:rPrChange>
              </w:rPr>
            </w:pPr>
            <w:ins w:id="252" w:author="Britton Hammit" w:date="2019-12-16T09:45:00Z">
              <w:r>
                <w:rPr>
                  <w:sz w:val="18"/>
                </w:rPr>
                <w:t>3</w:t>
              </w:r>
            </w:ins>
          </w:p>
        </w:tc>
        <w:tc>
          <w:tcPr>
            <w:tcW w:w="1255" w:type="pct"/>
          </w:tcPr>
          <w:p w14:paraId="1113F3BA" w14:textId="77777777" w:rsidR="00AC64BA" w:rsidRPr="00355495" w:rsidRDefault="00355495" w:rsidP="007373C1">
            <w:pPr>
              <w:pStyle w:val="TableTextLeft"/>
              <w:keepNext/>
              <w:keepLines/>
              <w:jc w:val="center"/>
              <w:rPr>
                <w:ins w:id="253" w:author="Britton Hammit" w:date="2019-12-16T09:44:00Z"/>
                <w:sz w:val="16"/>
                <w:rPrChange w:id="254" w:author="Britton Hammit" w:date="2019-12-16T09:44:00Z">
                  <w:rPr>
                    <w:ins w:id="255" w:author="Britton Hammit" w:date="2019-12-16T09:44:00Z"/>
                    <w:sz w:val="18"/>
                  </w:rPr>
                </w:rPrChange>
              </w:rPr>
            </w:pPr>
            <w:ins w:id="256" w:author="Britton Hammit" w:date="2019-12-16T09:43:00Z">
              <w:r w:rsidRPr="00355495">
                <w:rPr>
                  <w:sz w:val="16"/>
                  <w:rPrChange w:id="257" w:author="Britton Hammit" w:date="2019-12-16T09:44:00Z">
                    <w:rPr>
                      <w:sz w:val="18"/>
                    </w:rPr>
                  </w:rPrChange>
                </w:rPr>
                <w:t>Set the first marker (red marker) at the stop bar for the left turn.</w:t>
              </w:r>
            </w:ins>
            <w:ins w:id="258" w:author="Britton Hammit" w:date="2019-12-16T09:44:00Z">
              <w:r w:rsidRPr="00355495">
                <w:rPr>
                  <w:sz w:val="16"/>
                  <w:rPrChange w:id="259" w:author="Britton Hammit" w:date="2019-12-16T09:44:00Z">
                    <w:rPr>
                      <w:sz w:val="18"/>
                    </w:rPr>
                  </w:rPrChange>
                </w:rPr>
                <w:t xml:space="preserve"> Set the second marker (green marker at the end of the right turn connector. </w:t>
              </w:r>
            </w:ins>
          </w:p>
          <w:p w14:paraId="08888D68" w14:textId="1D0DA427" w:rsidR="00355495" w:rsidRPr="004A7493" w:rsidRDefault="00355495" w:rsidP="007373C1">
            <w:pPr>
              <w:pStyle w:val="TableTextLeft"/>
              <w:keepNext/>
              <w:keepLines/>
              <w:jc w:val="center"/>
              <w:rPr>
                <w:sz w:val="18"/>
                <w:rPrChange w:id="260" w:author="Britton Hammit" w:date="2019-12-16T09:33:00Z">
                  <w:rPr>
                    <w:b/>
                  </w:rPr>
                </w:rPrChange>
              </w:rPr>
            </w:pPr>
            <w:ins w:id="261" w:author="Britton Hammit" w:date="2019-12-16T09:44:00Z">
              <w:r w:rsidRPr="00355495">
                <w:rPr>
                  <w:sz w:val="16"/>
                  <w:rPrChange w:id="262" w:author="Britton Hammit" w:date="2019-12-16T09:44:00Z">
                    <w:rPr>
                      <w:sz w:val="18"/>
                    </w:rPr>
                  </w:rPrChange>
                </w:rPr>
                <w:t>The headway should be set to include the full distance of the right turning movement.</w:t>
              </w:r>
            </w:ins>
          </w:p>
        </w:tc>
        <w:tc>
          <w:tcPr>
            <w:tcW w:w="715" w:type="pct"/>
          </w:tcPr>
          <w:p w14:paraId="79A58181" w14:textId="22B2F717" w:rsidR="00AC64BA" w:rsidRPr="004A7493" w:rsidRDefault="00355495" w:rsidP="007373C1">
            <w:pPr>
              <w:pStyle w:val="TableTextLeft"/>
              <w:keepNext/>
              <w:keepLines/>
              <w:jc w:val="center"/>
              <w:rPr>
                <w:sz w:val="18"/>
                <w:rPrChange w:id="263" w:author="Britton Hammit" w:date="2019-12-16T09:33:00Z">
                  <w:rPr>
                    <w:b/>
                  </w:rPr>
                </w:rPrChange>
              </w:rPr>
            </w:pPr>
            <w:ins w:id="264" w:author="Britton Hammit" w:date="2019-12-16T09:43:00Z">
              <w:r w:rsidRPr="00CA323C">
                <w:rPr>
                  <w:sz w:val="18"/>
                </w:rPr>
                <w:t>111.8 mph (default)</w:t>
              </w:r>
            </w:ins>
          </w:p>
        </w:tc>
      </w:tr>
      <w:tr w:rsidR="00955787" w14:paraId="2C1979AA" w14:textId="77777777" w:rsidTr="00955787">
        <w:trPr>
          <w:cnfStyle w:val="000000100000" w:firstRow="0" w:lastRow="0" w:firstColumn="0" w:lastColumn="0" w:oddVBand="0" w:evenVBand="0" w:oddHBand="1" w:evenHBand="0" w:firstRowFirstColumn="0" w:firstRowLastColumn="0" w:lastRowFirstColumn="0" w:lastRowLastColumn="0"/>
        </w:trPr>
        <w:tc>
          <w:tcPr>
            <w:tcW w:w="1295" w:type="pct"/>
          </w:tcPr>
          <w:p w14:paraId="347069CA" w14:textId="77777777" w:rsidR="00AC64BA" w:rsidRDefault="004F61A9" w:rsidP="007373C1">
            <w:pPr>
              <w:pStyle w:val="TableTextLeft"/>
              <w:keepNext/>
              <w:keepLines/>
            </w:pPr>
            <w:r>
              <w:t>Intersection “Keep Clear” or “Clear the Box”</w:t>
            </w:r>
          </w:p>
        </w:tc>
        <w:tc>
          <w:tcPr>
            <w:tcW w:w="1012" w:type="pct"/>
          </w:tcPr>
          <w:p w14:paraId="51D31256" w14:textId="10A53A66" w:rsidR="00AC64BA" w:rsidRDefault="00AC64BA" w:rsidP="007373C1">
            <w:pPr>
              <w:pStyle w:val="TableTextLeft"/>
              <w:keepNext/>
              <w:keepLines/>
              <w:jc w:val="center"/>
              <w:rPr>
                <w:ins w:id="265" w:author="Britton Hammit" w:date="2019-12-16T16:39:00Z"/>
                <w:sz w:val="18"/>
              </w:rPr>
            </w:pPr>
            <w:r w:rsidRPr="00AC64BA">
              <w:rPr>
                <w:sz w:val="18"/>
              </w:rPr>
              <w:t xml:space="preserve">Yes – Downstream Signal, </w:t>
            </w:r>
            <w:r w:rsidR="004F61A9">
              <w:rPr>
                <w:sz w:val="18"/>
              </w:rPr>
              <w:t>Associated Phase</w:t>
            </w:r>
            <w:ins w:id="266" w:author="Britton Hammit" w:date="2019-12-16T16:40:00Z">
              <w:r w:rsidR="00F23A4A">
                <w:rPr>
                  <w:sz w:val="18"/>
                </w:rPr>
                <w:t xml:space="preserve"> when red.</w:t>
              </w:r>
            </w:ins>
          </w:p>
          <w:p w14:paraId="450AD2DB" w14:textId="77777777" w:rsidR="00F23A4A" w:rsidRDefault="00F23A4A" w:rsidP="007373C1">
            <w:pPr>
              <w:pStyle w:val="TableTextLeft"/>
              <w:keepNext/>
              <w:keepLines/>
              <w:jc w:val="center"/>
              <w:rPr>
                <w:ins w:id="267" w:author="Britton Hammit" w:date="2019-12-16T16:39:00Z"/>
                <w:sz w:val="18"/>
              </w:rPr>
            </w:pPr>
          </w:p>
          <w:p w14:paraId="579734DC" w14:textId="0DA4D799" w:rsidR="00F23A4A" w:rsidRPr="00AC64BA" w:rsidRDefault="00F23A4A" w:rsidP="007373C1">
            <w:pPr>
              <w:pStyle w:val="TableTextLeft"/>
              <w:keepNext/>
              <w:keepLines/>
              <w:jc w:val="center"/>
              <w:rPr>
                <w:sz w:val="18"/>
              </w:rPr>
            </w:pPr>
            <w:ins w:id="268" w:author="Britton Hammit" w:date="2019-12-16T16:39:00Z">
              <w:r>
                <w:rPr>
                  <w:sz w:val="18"/>
                </w:rPr>
                <w:t>Close intersection Spacing</w:t>
              </w:r>
            </w:ins>
          </w:p>
        </w:tc>
        <w:tc>
          <w:tcPr>
            <w:tcW w:w="722" w:type="pct"/>
          </w:tcPr>
          <w:p w14:paraId="5ED3CAE4" w14:textId="77777777" w:rsidR="00AC64BA" w:rsidRPr="00B82958" w:rsidRDefault="00AC64BA" w:rsidP="007373C1">
            <w:pPr>
              <w:pStyle w:val="TableTextLeft"/>
              <w:keepNext/>
              <w:keepLines/>
              <w:jc w:val="center"/>
              <w:rPr>
                <w:sz w:val="18"/>
                <w:szCs w:val="18"/>
                <w:rPrChange w:id="269" w:author="Britton Hammit" w:date="2019-12-16T11:02:00Z">
                  <w:rPr/>
                </w:rPrChange>
              </w:rPr>
            </w:pPr>
            <w:r w:rsidRPr="00523022">
              <w:rPr>
                <w:sz w:val="18"/>
                <w:szCs w:val="18"/>
                <w:highlight w:val="yellow"/>
                <w:rPrChange w:id="270" w:author="Britton Hammit" w:date="2020-02-24T09:34:00Z">
                  <w:rPr/>
                </w:rPrChange>
              </w:rPr>
              <w:t>0</w:t>
            </w:r>
            <w:r w:rsidRPr="00B82958">
              <w:rPr>
                <w:sz w:val="18"/>
                <w:szCs w:val="18"/>
                <w:rPrChange w:id="271" w:author="Britton Hammit" w:date="2019-12-16T11:02:00Z">
                  <w:rPr/>
                </w:rPrChange>
              </w:rPr>
              <w:t xml:space="preserve"> </w:t>
            </w:r>
          </w:p>
        </w:tc>
        <w:tc>
          <w:tcPr>
            <w:tcW w:w="1255" w:type="pct"/>
          </w:tcPr>
          <w:p w14:paraId="76DC82B9" w14:textId="77777777" w:rsidR="00523022" w:rsidRDefault="00C1330B" w:rsidP="007373C1">
            <w:pPr>
              <w:pStyle w:val="TableTextLeft"/>
              <w:keepNext/>
              <w:keepLines/>
              <w:jc w:val="center"/>
              <w:rPr>
                <w:ins w:id="272" w:author="Britton Hammit" w:date="2020-02-24T09:35:00Z"/>
                <w:sz w:val="16"/>
                <w:szCs w:val="16"/>
              </w:rPr>
            </w:pPr>
            <w:del w:id="273" w:author="Britton Hammit" w:date="2019-12-16T09:08:00Z">
              <w:r w:rsidRPr="00DF14C1" w:rsidDel="008258FF">
                <w:rPr>
                  <w:sz w:val="16"/>
                  <w:szCs w:val="16"/>
                  <w:rPrChange w:id="274" w:author="Britton Hammit" w:date="2019-12-16T09:05:00Z">
                    <w:rPr/>
                  </w:rPrChange>
                </w:rPr>
                <w:delText>*</w:delText>
              </w:r>
            </w:del>
            <w:ins w:id="275" w:author="Britton Hammit" w:date="2019-12-16T09:04:00Z">
              <w:r w:rsidR="00DF14C1" w:rsidRPr="00DF14C1">
                <w:rPr>
                  <w:sz w:val="16"/>
                  <w:szCs w:val="16"/>
                  <w:rPrChange w:id="276" w:author="Britton Hammit" w:date="2019-12-16T09:05:00Z">
                    <w:rPr/>
                  </w:rPrChange>
                </w:rPr>
                <w:t xml:space="preserve">Dependent </w:t>
              </w:r>
            </w:ins>
            <w:ins w:id="277" w:author="Britton Hammit" w:date="2019-12-16T09:16:00Z">
              <w:r w:rsidR="0052528E">
                <w:rPr>
                  <w:sz w:val="16"/>
                  <w:szCs w:val="16"/>
                </w:rPr>
                <w:t xml:space="preserve">on the distance the modeler is desiring to keep clear (e.g., </w:t>
              </w:r>
            </w:ins>
            <w:ins w:id="278" w:author="Britton Hammit" w:date="2019-12-16T09:17:00Z">
              <w:r w:rsidR="0052528E">
                <w:rPr>
                  <w:sz w:val="16"/>
                  <w:szCs w:val="16"/>
                </w:rPr>
                <w:t>intersection length)</w:t>
              </w:r>
            </w:ins>
            <w:ins w:id="279" w:author="Britton Hammit" w:date="2019-12-16T09:20:00Z">
              <w:r w:rsidR="00BC57E9">
                <w:rPr>
                  <w:sz w:val="16"/>
                  <w:szCs w:val="16"/>
                </w:rPr>
                <w:t>.</w:t>
              </w:r>
            </w:ins>
            <w:ins w:id="280" w:author="Britton Hammit" w:date="2019-12-16T09:08:00Z">
              <w:r w:rsidR="008258FF">
                <w:rPr>
                  <w:sz w:val="16"/>
                  <w:szCs w:val="16"/>
                </w:rPr>
                <w:br/>
              </w:r>
            </w:ins>
            <w:ins w:id="281" w:author="Britton Hammit" w:date="2019-12-16T09:06:00Z">
              <w:r w:rsidR="008258FF">
                <w:rPr>
                  <w:sz w:val="16"/>
                  <w:szCs w:val="16"/>
                </w:rPr>
                <w:t xml:space="preserve">Set </w:t>
              </w:r>
            </w:ins>
            <w:ins w:id="282" w:author="Britton Hammit" w:date="2019-12-16T09:07:00Z">
              <w:r w:rsidR="008258FF">
                <w:rPr>
                  <w:sz w:val="16"/>
                  <w:szCs w:val="16"/>
                </w:rPr>
                <w:t>first marker</w:t>
              </w:r>
            </w:ins>
            <w:ins w:id="283" w:author="Britton Hammit" w:date="2019-12-16T09:20:00Z">
              <w:r w:rsidR="00BC57E9">
                <w:rPr>
                  <w:sz w:val="16"/>
                  <w:szCs w:val="16"/>
                </w:rPr>
                <w:t xml:space="preserve"> (red marker)</w:t>
              </w:r>
            </w:ins>
            <w:ins w:id="284" w:author="Britton Hammit" w:date="2019-12-16T09:07:00Z">
              <w:r w:rsidR="008258FF">
                <w:rPr>
                  <w:sz w:val="16"/>
                  <w:szCs w:val="16"/>
                </w:rPr>
                <w:t xml:space="preserve"> </w:t>
              </w:r>
            </w:ins>
            <w:ins w:id="285" w:author="Britton Hammit" w:date="2019-12-16T09:20:00Z">
              <w:r w:rsidR="00BC57E9">
                <w:rPr>
                  <w:sz w:val="16"/>
                  <w:szCs w:val="16"/>
                </w:rPr>
                <w:t xml:space="preserve">at the intersections </w:t>
              </w:r>
            </w:ins>
            <w:ins w:id="286" w:author="Britton Hammit" w:date="2019-12-16T09:21:00Z">
              <w:r w:rsidR="00BC57E9">
                <w:rPr>
                  <w:sz w:val="16"/>
                  <w:szCs w:val="16"/>
                </w:rPr>
                <w:t>stop bar</w:t>
              </w:r>
            </w:ins>
            <w:ins w:id="287" w:author="Britton Hammit" w:date="2019-12-16T09:07:00Z">
              <w:r w:rsidR="008258FF">
                <w:rPr>
                  <w:sz w:val="16"/>
                  <w:szCs w:val="16"/>
                </w:rPr>
                <w:t xml:space="preserve">, and second marker </w:t>
              </w:r>
            </w:ins>
            <w:ins w:id="288" w:author="Britton Hammit" w:date="2019-12-16T09:35:00Z">
              <w:r w:rsidR="004E2B9E">
                <w:rPr>
                  <w:sz w:val="16"/>
                  <w:szCs w:val="16"/>
                </w:rPr>
                <w:t xml:space="preserve">(green marker) </w:t>
              </w:r>
            </w:ins>
            <w:ins w:id="289" w:author="Britton Hammit" w:date="2019-12-16T09:07:00Z">
              <w:r w:rsidR="008258FF">
                <w:rPr>
                  <w:sz w:val="16"/>
                  <w:szCs w:val="16"/>
                </w:rPr>
                <w:t>at the downstream</w:t>
              </w:r>
            </w:ins>
            <w:ins w:id="290" w:author="Britton Hammit" w:date="2019-12-16T09:09:00Z">
              <w:r w:rsidR="008258FF">
                <w:rPr>
                  <w:sz w:val="16"/>
                  <w:szCs w:val="16"/>
                </w:rPr>
                <w:t xml:space="preserve"> intersection departure.</w:t>
              </w:r>
            </w:ins>
            <w:ins w:id="291" w:author="Britton Hammit" w:date="2019-12-16T09:07:00Z">
              <w:r w:rsidR="008258FF">
                <w:rPr>
                  <w:sz w:val="16"/>
                  <w:szCs w:val="16"/>
                </w:rPr>
                <w:t xml:space="preserve"> </w:t>
              </w:r>
            </w:ins>
          </w:p>
          <w:p w14:paraId="7E1B670A" w14:textId="7DD887BE" w:rsidR="00AC64BA" w:rsidRPr="00DF14C1" w:rsidRDefault="004E2B9E" w:rsidP="007373C1">
            <w:pPr>
              <w:pStyle w:val="TableTextLeft"/>
              <w:keepNext/>
              <w:keepLines/>
              <w:jc w:val="center"/>
              <w:rPr>
                <w:sz w:val="16"/>
                <w:szCs w:val="16"/>
                <w:rPrChange w:id="292" w:author="Britton Hammit" w:date="2019-12-16T09:05:00Z">
                  <w:rPr/>
                </w:rPrChange>
              </w:rPr>
            </w:pPr>
            <w:ins w:id="293" w:author="Britton Hammit" w:date="2019-12-16T09:35:00Z">
              <w:r w:rsidRPr="00523022">
                <w:rPr>
                  <w:sz w:val="16"/>
                  <w:szCs w:val="16"/>
                  <w:highlight w:val="yellow"/>
                  <w:rPrChange w:id="294" w:author="Britton Hammit" w:date="2020-02-24T09:35:00Z">
                    <w:rPr>
                      <w:sz w:val="16"/>
                      <w:szCs w:val="16"/>
                    </w:rPr>
                  </w:rPrChange>
                </w:rPr>
                <w:t xml:space="preserve">Assign the headway to approximately </w:t>
              </w:r>
            </w:ins>
            <w:ins w:id="295" w:author="Britton Hammit" w:date="2019-12-16T09:36:00Z">
              <w:r w:rsidRPr="00523022">
                <w:rPr>
                  <w:sz w:val="16"/>
                  <w:szCs w:val="16"/>
                  <w:highlight w:val="yellow"/>
                  <w:u w:val="single"/>
                  <w:rPrChange w:id="296" w:author="Britton Hammit" w:date="2020-02-24T09:35:00Z">
                    <w:rPr>
                      <w:sz w:val="16"/>
                      <w:szCs w:val="16"/>
                    </w:rPr>
                  </w:rPrChange>
                </w:rPr>
                <w:t>half</w:t>
              </w:r>
            </w:ins>
            <w:ins w:id="297" w:author="Britton Hammit" w:date="2019-12-16T09:35:00Z">
              <w:r w:rsidRPr="00523022">
                <w:rPr>
                  <w:sz w:val="16"/>
                  <w:szCs w:val="16"/>
                  <w:highlight w:val="yellow"/>
                  <w:rPrChange w:id="298" w:author="Britton Hammit" w:date="2020-02-24T09:35:00Z">
                    <w:rPr>
                      <w:sz w:val="16"/>
                      <w:szCs w:val="16"/>
                    </w:rPr>
                  </w:rPrChange>
                </w:rPr>
                <w:t xml:space="preserve"> </w:t>
              </w:r>
            </w:ins>
            <w:ins w:id="299" w:author="Britton Hammit" w:date="2019-12-16T09:36:00Z">
              <w:r w:rsidRPr="00523022">
                <w:rPr>
                  <w:sz w:val="16"/>
                  <w:szCs w:val="16"/>
                  <w:highlight w:val="yellow"/>
                  <w:rPrChange w:id="300" w:author="Britton Hammit" w:date="2020-02-24T09:35:00Z">
                    <w:rPr>
                      <w:sz w:val="16"/>
                      <w:szCs w:val="16"/>
                    </w:rPr>
                  </w:rPrChange>
                </w:rPr>
                <w:t>the length of the intersection.</w:t>
              </w:r>
            </w:ins>
          </w:p>
        </w:tc>
        <w:tc>
          <w:tcPr>
            <w:tcW w:w="715" w:type="pct"/>
          </w:tcPr>
          <w:p w14:paraId="05989E22" w14:textId="77777777" w:rsidR="00C006A7" w:rsidRDefault="00C006A7" w:rsidP="00C006A7">
            <w:pPr>
              <w:pStyle w:val="TableTextLeft"/>
              <w:keepNext/>
              <w:keepLines/>
              <w:jc w:val="center"/>
              <w:rPr>
                <w:ins w:id="301" w:author="Britton Hammit" w:date="2019-12-16T09:19:00Z"/>
                <w:sz w:val="16"/>
              </w:rPr>
            </w:pPr>
            <w:ins w:id="302" w:author="Britton Hammit" w:date="2019-12-16T09:19:00Z">
              <w:r w:rsidRPr="00CA323C">
                <w:rPr>
                  <w:sz w:val="16"/>
                </w:rPr>
                <w:t>Between 8-13 mph depending on traffic conditions</w:t>
              </w:r>
              <w:r>
                <w:rPr>
                  <w:sz w:val="16"/>
                </w:rPr>
                <w:t>.</w:t>
              </w:r>
            </w:ins>
          </w:p>
          <w:p w14:paraId="4AF72A2F" w14:textId="77777777" w:rsidR="00C006A7" w:rsidRDefault="00C006A7" w:rsidP="00C006A7">
            <w:pPr>
              <w:pStyle w:val="TableTextLeft"/>
              <w:keepNext/>
              <w:keepLines/>
              <w:jc w:val="center"/>
              <w:rPr>
                <w:ins w:id="303" w:author="Britton Hammit" w:date="2019-12-16T09:19:00Z"/>
                <w:sz w:val="16"/>
              </w:rPr>
            </w:pPr>
          </w:p>
          <w:p w14:paraId="7C4CDF25" w14:textId="071A30E2" w:rsidR="00AC64BA" w:rsidRDefault="00C006A7" w:rsidP="00C006A7">
            <w:pPr>
              <w:pStyle w:val="TableTextLeft"/>
              <w:keepNext/>
              <w:keepLines/>
              <w:jc w:val="center"/>
            </w:pPr>
            <w:ins w:id="304" w:author="Britton Hammit" w:date="2019-12-16T09:19:00Z">
              <w:r>
                <w:rPr>
                  <w:sz w:val="16"/>
                </w:rPr>
                <w:t xml:space="preserve">Starting point: </w:t>
              </w:r>
              <w:r w:rsidRPr="00523022">
                <w:rPr>
                  <w:sz w:val="16"/>
                  <w:highlight w:val="yellow"/>
                  <w:rPrChange w:id="305" w:author="Britton Hammit" w:date="2020-02-24T09:34:00Z">
                    <w:rPr>
                      <w:sz w:val="16"/>
                    </w:rPr>
                  </w:rPrChange>
                </w:rPr>
                <w:t>12 mph</w:t>
              </w:r>
            </w:ins>
            <w:del w:id="306" w:author="Britton Hammit" w:date="2019-12-16T09:17:00Z">
              <w:r w:rsidR="00AC64BA" w:rsidDel="0052528E">
                <w:delText>12</w:delText>
              </w:r>
            </w:del>
          </w:p>
        </w:tc>
      </w:tr>
      <w:tr w:rsidR="00955787" w14:paraId="7FA51E04" w14:textId="77777777" w:rsidTr="00955787">
        <w:tc>
          <w:tcPr>
            <w:tcW w:w="1295" w:type="pct"/>
          </w:tcPr>
          <w:p w14:paraId="685D45E6" w14:textId="77777777" w:rsidR="004A7493" w:rsidRDefault="004A7493" w:rsidP="004A7493">
            <w:pPr>
              <w:pStyle w:val="TableTextLeft"/>
              <w:keepNext/>
              <w:keepLines/>
            </w:pPr>
            <w:commentRangeStart w:id="307"/>
            <w:commentRangeStart w:id="308"/>
            <w:r>
              <w:t>Zipper</w:t>
            </w:r>
            <w:commentRangeEnd w:id="307"/>
            <w:r>
              <w:rPr>
                <w:rStyle w:val="CommentReference"/>
              </w:rPr>
              <w:commentReference w:id="307"/>
            </w:r>
            <w:commentRangeEnd w:id="308"/>
            <w:r>
              <w:rPr>
                <w:rStyle w:val="CommentReference"/>
              </w:rPr>
              <w:commentReference w:id="308"/>
            </w:r>
            <w:r>
              <w:t xml:space="preserve"> Merge</w:t>
            </w:r>
          </w:p>
        </w:tc>
        <w:tc>
          <w:tcPr>
            <w:tcW w:w="1012" w:type="pct"/>
          </w:tcPr>
          <w:p w14:paraId="5D4F6BE8" w14:textId="77777777" w:rsidR="004A7493" w:rsidRPr="00AC64BA" w:rsidRDefault="004A7493" w:rsidP="004A7493">
            <w:pPr>
              <w:pStyle w:val="TableTextLeft"/>
              <w:keepNext/>
              <w:keepLines/>
              <w:jc w:val="center"/>
              <w:rPr>
                <w:sz w:val="18"/>
              </w:rPr>
            </w:pPr>
            <w:r>
              <w:rPr>
                <w:sz w:val="18"/>
              </w:rPr>
              <w:t>N/A</w:t>
            </w:r>
          </w:p>
        </w:tc>
        <w:tc>
          <w:tcPr>
            <w:tcW w:w="722" w:type="pct"/>
          </w:tcPr>
          <w:p w14:paraId="4AEB9DF0" w14:textId="780B600A" w:rsidR="004A7493" w:rsidRDefault="004A7493" w:rsidP="004A7493">
            <w:pPr>
              <w:pStyle w:val="TableTextLeft"/>
              <w:keepNext/>
              <w:keepLines/>
              <w:jc w:val="center"/>
            </w:pPr>
            <w:ins w:id="309" w:author="Britton Hammit" w:date="2019-12-16T09:33:00Z">
              <w:r w:rsidRPr="00CA323C">
                <w:rPr>
                  <w:sz w:val="18"/>
                </w:rPr>
                <w:t>2</w:t>
              </w:r>
            </w:ins>
          </w:p>
        </w:tc>
        <w:tc>
          <w:tcPr>
            <w:tcW w:w="1255" w:type="pct"/>
          </w:tcPr>
          <w:p w14:paraId="046521CC" w14:textId="77777777" w:rsidR="004A7493" w:rsidRDefault="004A7493" w:rsidP="004A7493">
            <w:pPr>
              <w:pStyle w:val="TableTextLeft"/>
              <w:keepNext/>
              <w:keepLines/>
              <w:jc w:val="center"/>
              <w:rPr>
                <w:ins w:id="310" w:author="Britton Hammit" w:date="2019-12-16T09:36:00Z"/>
                <w:sz w:val="16"/>
                <w:szCs w:val="16"/>
              </w:rPr>
            </w:pPr>
            <w:ins w:id="311" w:author="Britton Hammit" w:date="2019-12-16T09:33:00Z">
              <w:r w:rsidRPr="004E2B9E">
                <w:rPr>
                  <w:sz w:val="16"/>
                  <w:szCs w:val="16"/>
                  <w:rPrChange w:id="312" w:author="Britton Hammit" w:date="2019-12-16T09:36:00Z">
                    <w:rPr/>
                  </w:rPrChange>
                </w:rPr>
                <w:t>*</w:t>
              </w:r>
            </w:ins>
            <w:ins w:id="313" w:author="Britton Hammit" w:date="2019-12-16T09:34:00Z">
              <w:r w:rsidRPr="004E2B9E">
                <w:rPr>
                  <w:sz w:val="16"/>
                  <w:szCs w:val="16"/>
                  <w:rPrChange w:id="314" w:author="Britton Hammit" w:date="2019-12-16T09:36:00Z">
                    <w:rPr/>
                  </w:rPrChange>
                </w:rPr>
                <w:t xml:space="preserve">This behavior is modeled with </w:t>
              </w:r>
            </w:ins>
            <w:ins w:id="315" w:author="Britton Hammit" w:date="2019-12-16T09:36:00Z">
              <w:r w:rsidR="004E2B9E">
                <w:rPr>
                  <w:sz w:val="16"/>
                  <w:szCs w:val="16"/>
                  <w:u w:val="single"/>
                </w:rPr>
                <w:t>two</w:t>
              </w:r>
            </w:ins>
            <w:ins w:id="316" w:author="Britton Hammit" w:date="2019-12-16T09:34:00Z">
              <w:r w:rsidRPr="004E2B9E">
                <w:rPr>
                  <w:sz w:val="16"/>
                  <w:szCs w:val="16"/>
                  <w:rPrChange w:id="317" w:author="Britton Hammit" w:date="2019-12-16T09:36:00Z">
                    <w:rPr/>
                  </w:rPrChange>
                </w:rPr>
                <w:t xml:space="preserve"> priority rules on each approach to the zipper merge.</w:t>
              </w:r>
            </w:ins>
          </w:p>
          <w:p w14:paraId="4C16E74A" w14:textId="34D46C5D" w:rsidR="004E2B9E" w:rsidRPr="004E2B9E" w:rsidRDefault="004E2B9E" w:rsidP="004A7493">
            <w:pPr>
              <w:pStyle w:val="TableTextLeft"/>
              <w:keepNext/>
              <w:keepLines/>
              <w:jc w:val="center"/>
              <w:rPr>
                <w:sz w:val="16"/>
                <w:szCs w:val="16"/>
                <w:rPrChange w:id="318" w:author="Britton Hammit" w:date="2019-12-16T09:36:00Z">
                  <w:rPr/>
                </w:rPrChange>
              </w:rPr>
            </w:pPr>
            <w:ins w:id="319" w:author="Britton Hammit" w:date="2019-12-16T09:36:00Z">
              <w:r>
                <w:rPr>
                  <w:sz w:val="16"/>
                  <w:szCs w:val="16"/>
                </w:rPr>
                <w:t xml:space="preserve">Set first marker (red marker) at the </w:t>
              </w:r>
            </w:ins>
            <w:ins w:id="320" w:author="Britton Hammit" w:date="2019-12-16T09:37:00Z">
              <w:r>
                <w:rPr>
                  <w:sz w:val="16"/>
                  <w:szCs w:val="16"/>
                </w:rPr>
                <w:t>yield location prior to the merge. Place the second marker (green marker</w:t>
              </w:r>
            </w:ins>
            <w:ins w:id="321" w:author="Britton Hammit" w:date="2019-12-16T09:38:00Z">
              <w:r>
                <w:rPr>
                  <w:sz w:val="16"/>
                  <w:szCs w:val="16"/>
                </w:rPr>
                <w:t>)</w:t>
              </w:r>
            </w:ins>
            <w:ins w:id="322" w:author="Britton Hammit" w:date="2019-12-16T09:37:00Z">
              <w:r>
                <w:rPr>
                  <w:sz w:val="16"/>
                  <w:szCs w:val="16"/>
                </w:rPr>
                <w:t xml:space="preserve"> on the </w:t>
              </w:r>
            </w:ins>
            <w:ins w:id="323" w:author="Britton Hammit" w:date="2019-12-16T09:38:00Z">
              <w:r>
                <w:rPr>
                  <w:sz w:val="16"/>
                  <w:szCs w:val="16"/>
                </w:rPr>
                <w:t>link with the opposing merge</w:t>
              </w:r>
            </w:ins>
            <w:ins w:id="324" w:author="Britton Hammit" w:date="2019-12-16T09:41:00Z">
              <w:r w:rsidR="00355495">
                <w:rPr>
                  <w:sz w:val="16"/>
                  <w:szCs w:val="16"/>
                </w:rPr>
                <w:t>, downstream of the stop bar for that direction’s priority rule</w:t>
              </w:r>
            </w:ins>
            <w:ins w:id="325" w:author="Britton Hammit" w:date="2019-12-16T09:39:00Z">
              <w:r>
                <w:rPr>
                  <w:sz w:val="16"/>
                  <w:szCs w:val="16"/>
                </w:rPr>
                <w:t>.</w:t>
              </w:r>
            </w:ins>
            <w:ins w:id="326" w:author="Britton Hammit" w:date="2019-12-16T09:41:00Z">
              <w:r w:rsidR="00355495">
                <w:rPr>
                  <w:sz w:val="16"/>
                  <w:szCs w:val="16"/>
                </w:rPr>
                <w:t xml:space="preserve"> </w:t>
              </w:r>
            </w:ins>
            <w:ins w:id="327" w:author="Britton Hammit" w:date="2019-12-16T09:42:00Z">
              <w:r w:rsidR="00355495">
                <w:rPr>
                  <w:sz w:val="16"/>
                  <w:szCs w:val="16"/>
                </w:rPr>
                <w:br/>
              </w:r>
            </w:ins>
            <w:ins w:id="328" w:author="Britton Hammit" w:date="2019-12-16T09:41:00Z">
              <w:r w:rsidR="00355495">
                <w:rPr>
                  <w:sz w:val="16"/>
                  <w:szCs w:val="16"/>
                </w:rPr>
                <w:t xml:space="preserve">The headway should be set to </w:t>
              </w:r>
            </w:ins>
            <w:ins w:id="329" w:author="Britton Hammit" w:date="2019-12-16T09:42:00Z">
              <w:r w:rsidR="00355495">
                <w:rPr>
                  <w:sz w:val="16"/>
                  <w:szCs w:val="16"/>
                </w:rPr>
                <w:t>not overlap with the stop bar</w:t>
              </w:r>
            </w:ins>
            <w:ins w:id="330" w:author="Britton Hammit" w:date="2019-12-16T09:43:00Z">
              <w:r w:rsidR="00355495">
                <w:rPr>
                  <w:sz w:val="16"/>
                  <w:szCs w:val="16"/>
                </w:rPr>
                <w:t xml:space="preserve"> of the opposing priority rule</w:t>
              </w:r>
            </w:ins>
            <w:ins w:id="331" w:author="Britton Hammit" w:date="2019-12-16T09:42:00Z">
              <w:r w:rsidR="00355495">
                <w:rPr>
                  <w:sz w:val="16"/>
                  <w:szCs w:val="16"/>
                </w:rPr>
                <w:t>.</w:t>
              </w:r>
            </w:ins>
          </w:p>
        </w:tc>
        <w:tc>
          <w:tcPr>
            <w:tcW w:w="715" w:type="pct"/>
          </w:tcPr>
          <w:p w14:paraId="25B3D953" w14:textId="67704562" w:rsidR="004A7493" w:rsidRDefault="004A7493" w:rsidP="004A7493">
            <w:pPr>
              <w:pStyle w:val="TableTextLeft"/>
              <w:keepNext/>
              <w:keepLines/>
              <w:jc w:val="center"/>
            </w:pPr>
            <w:ins w:id="332" w:author="Britton Hammit" w:date="2019-12-16T09:33:00Z">
              <w:r w:rsidRPr="00CA323C">
                <w:rPr>
                  <w:sz w:val="18"/>
                </w:rPr>
                <w:t>111.8 mph (default)</w:t>
              </w:r>
            </w:ins>
          </w:p>
        </w:tc>
      </w:tr>
      <w:tr w:rsidR="00DE1E6E" w14:paraId="34467577" w14:textId="77777777" w:rsidTr="000241CF">
        <w:trPr>
          <w:cnfStyle w:val="000000100000" w:firstRow="0" w:lastRow="0" w:firstColumn="0" w:lastColumn="0" w:oddVBand="0" w:evenVBand="0" w:oddHBand="1" w:evenHBand="0" w:firstRowFirstColumn="0" w:firstRowLastColumn="0" w:lastRowFirstColumn="0" w:lastRowLastColumn="0"/>
          <w:ins w:id="333" w:author="Britton Hammit" w:date="2019-12-16T10:28:00Z"/>
        </w:trPr>
        <w:tc>
          <w:tcPr>
            <w:tcW w:w="0" w:type="pct"/>
            <w:tcPrChange w:id="334" w:author="Britton Hammit" w:date="2019-12-16T14:54:00Z">
              <w:tcPr>
                <w:tcW w:w="1295" w:type="pct"/>
              </w:tcPr>
            </w:tcPrChange>
          </w:tcPr>
          <w:p w14:paraId="43FF3F51" w14:textId="793BDC8C" w:rsidR="00DE1E6E" w:rsidRDefault="00C03B42" w:rsidP="004A7493">
            <w:pPr>
              <w:pStyle w:val="TableTextLeft"/>
              <w:keepNext/>
              <w:keepLines/>
              <w:cnfStyle w:val="000000100000" w:firstRow="0" w:lastRow="0" w:firstColumn="0" w:lastColumn="0" w:oddVBand="0" w:evenVBand="0" w:oddHBand="1" w:evenHBand="0" w:firstRowFirstColumn="0" w:firstRowLastColumn="0" w:lastRowFirstColumn="0" w:lastRowLastColumn="0"/>
              <w:rPr>
                <w:ins w:id="335" w:author="Britton Hammit" w:date="2019-12-16T10:28:00Z"/>
              </w:rPr>
            </w:pPr>
            <w:ins w:id="336" w:author="Britton Hammit" w:date="2019-12-16T12:25:00Z">
              <w:r>
                <w:t>Right turn conflicts with pedestrians</w:t>
              </w:r>
            </w:ins>
            <w:ins w:id="337" w:author="Britton Hammit" w:date="2019-12-16T16:44:00Z">
              <w:r w:rsidR="00973578">
                <w:t xml:space="preserve"> (P</w:t>
              </w:r>
            </w:ins>
            <w:ins w:id="338" w:author="Britton Hammit" w:date="2019-12-16T16:45:00Z">
              <w:r w:rsidR="00973578">
                <w:t>arallel</w:t>
              </w:r>
            </w:ins>
            <w:ins w:id="339" w:author="Britton Hammit" w:date="2019-12-16T16:44:00Z">
              <w:r w:rsidR="00973578">
                <w:t>)</w:t>
              </w:r>
            </w:ins>
          </w:p>
        </w:tc>
        <w:tc>
          <w:tcPr>
            <w:tcW w:w="1012" w:type="pct"/>
            <w:tcPrChange w:id="340" w:author="Britton Hammit" w:date="2019-12-16T14:54:00Z">
              <w:tcPr>
                <w:tcW w:w="1061" w:type="pct"/>
                <w:gridSpan w:val="3"/>
              </w:tcPr>
            </w:tcPrChange>
          </w:tcPr>
          <w:p w14:paraId="322CE1C4" w14:textId="40F34A7F" w:rsidR="00DE1E6E" w:rsidRDefault="00973578" w:rsidP="004A7493">
            <w:pPr>
              <w:pStyle w:val="TableTextLeft"/>
              <w:keepNext/>
              <w:keepLines/>
              <w:jc w:val="center"/>
              <w:cnfStyle w:val="000000100000" w:firstRow="0" w:lastRow="0" w:firstColumn="0" w:lastColumn="0" w:oddVBand="0" w:evenVBand="0" w:oddHBand="1" w:evenHBand="0" w:firstRowFirstColumn="0" w:firstRowLastColumn="0" w:lastRowFirstColumn="0" w:lastRowLastColumn="0"/>
              <w:rPr>
                <w:ins w:id="341" w:author="Britton Hammit" w:date="2019-12-16T10:28:00Z"/>
                <w:sz w:val="18"/>
              </w:rPr>
            </w:pPr>
            <w:ins w:id="342" w:author="Britton Hammit" w:date="2019-12-16T16:42:00Z">
              <w:r>
                <w:rPr>
                  <w:sz w:val="18"/>
                  <w:highlight w:val="yellow"/>
                </w:rPr>
                <w:t>No.</w:t>
              </w:r>
            </w:ins>
            <w:ins w:id="343" w:author="Britton Hammit" w:date="2019-12-16T11:01:00Z">
              <w:r w:rsidR="00B82958">
                <w:rPr>
                  <w:sz w:val="18"/>
                </w:rPr>
                <w:t xml:space="preserve"> </w:t>
              </w:r>
            </w:ins>
          </w:p>
        </w:tc>
        <w:tc>
          <w:tcPr>
            <w:tcW w:w="722" w:type="pct"/>
            <w:shd w:val="clear" w:color="auto" w:fill="FFFF00"/>
            <w:tcPrChange w:id="344" w:author="Britton Hammit" w:date="2019-12-16T14:54:00Z">
              <w:tcPr>
                <w:tcW w:w="674" w:type="pct"/>
              </w:tcPr>
            </w:tcPrChange>
          </w:tcPr>
          <w:p w14:paraId="7EDDDFC9" w14:textId="507DBB0F" w:rsidR="00DE1E6E" w:rsidRPr="00CA323C" w:rsidRDefault="00973578" w:rsidP="004A7493">
            <w:pPr>
              <w:pStyle w:val="TableTextLeft"/>
              <w:keepNext/>
              <w:keepLines/>
              <w:jc w:val="center"/>
              <w:cnfStyle w:val="000000100000" w:firstRow="0" w:lastRow="0" w:firstColumn="0" w:lastColumn="0" w:oddVBand="0" w:evenVBand="0" w:oddHBand="1" w:evenHBand="0" w:firstRowFirstColumn="0" w:firstRowLastColumn="0" w:lastRowFirstColumn="0" w:lastRowLastColumn="0"/>
              <w:rPr>
                <w:ins w:id="345" w:author="Britton Hammit" w:date="2019-12-16T10:28:00Z"/>
                <w:sz w:val="18"/>
              </w:rPr>
            </w:pPr>
            <w:ins w:id="346" w:author="Britton Hammit" w:date="2019-12-16T16:42:00Z">
              <w:r>
                <w:rPr>
                  <w:sz w:val="18"/>
                </w:rPr>
                <w:t>1</w:t>
              </w:r>
            </w:ins>
          </w:p>
        </w:tc>
        <w:tc>
          <w:tcPr>
            <w:tcW w:w="0" w:type="pct"/>
            <w:shd w:val="clear" w:color="auto" w:fill="FFFF00"/>
            <w:tcPrChange w:id="347" w:author="Britton Hammit" w:date="2019-12-16T14:54:00Z">
              <w:tcPr>
                <w:tcW w:w="1255" w:type="pct"/>
              </w:tcPr>
            </w:tcPrChange>
          </w:tcPr>
          <w:p w14:paraId="20DF1C14" w14:textId="0F913CB0" w:rsidR="00DE1E6E" w:rsidRPr="004E2B9E" w:rsidRDefault="00973578" w:rsidP="004A7493">
            <w:pPr>
              <w:pStyle w:val="TableTextLeft"/>
              <w:keepNext/>
              <w:keepLines/>
              <w:jc w:val="center"/>
              <w:cnfStyle w:val="000000100000" w:firstRow="0" w:lastRow="0" w:firstColumn="0" w:lastColumn="0" w:oddVBand="0" w:evenVBand="0" w:oddHBand="1" w:evenHBand="0" w:firstRowFirstColumn="0" w:firstRowLastColumn="0" w:lastRowFirstColumn="0" w:lastRowLastColumn="0"/>
              <w:rPr>
                <w:ins w:id="348" w:author="Britton Hammit" w:date="2019-12-16T10:28:00Z"/>
                <w:sz w:val="16"/>
                <w:szCs w:val="16"/>
              </w:rPr>
            </w:pPr>
            <w:ins w:id="349" w:author="Britton Hammit" w:date="2019-12-16T16:43:00Z">
              <w:r>
                <w:rPr>
                  <w:sz w:val="16"/>
                  <w:szCs w:val="16"/>
                </w:rPr>
                <w:t>Red marker at stop bar, green marker on both crosswalks (</w:t>
              </w:r>
              <w:proofErr w:type="spellStart"/>
              <w:r>
                <w:rPr>
                  <w:sz w:val="16"/>
                  <w:szCs w:val="16"/>
                </w:rPr>
                <w:t>approx</w:t>
              </w:r>
              <w:proofErr w:type="spellEnd"/>
              <w:r>
                <w:rPr>
                  <w:sz w:val="16"/>
                  <w:szCs w:val="16"/>
                </w:rPr>
                <w:t xml:space="preserve"> half of intersection)</w:t>
              </w:r>
            </w:ins>
          </w:p>
        </w:tc>
        <w:tc>
          <w:tcPr>
            <w:tcW w:w="0" w:type="pct"/>
            <w:shd w:val="clear" w:color="auto" w:fill="FFFF00"/>
            <w:tcPrChange w:id="350" w:author="Britton Hammit" w:date="2019-12-16T14:54:00Z">
              <w:tcPr>
                <w:tcW w:w="715" w:type="pct"/>
              </w:tcPr>
            </w:tcPrChange>
          </w:tcPr>
          <w:p w14:paraId="2A45010F" w14:textId="1DB841DA" w:rsidR="00DE1E6E" w:rsidRPr="00CA323C" w:rsidRDefault="00973578" w:rsidP="004A7493">
            <w:pPr>
              <w:pStyle w:val="TableTextLeft"/>
              <w:keepNext/>
              <w:keepLines/>
              <w:jc w:val="center"/>
              <w:cnfStyle w:val="000000100000" w:firstRow="0" w:lastRow="0" w:firstColumn="0" w:lastColumn="0" w:oddVBand="0" w:evenVBand="0" w:oddHBand="1" w:evenHBand="0" w:firstRowFirstColumn="0" w:firstRowLastColumn="0" w:lastRowFirstColumn="0" w:lastRowLastColumn="0"/>
              <w:rPr>
                <w:ins w:id="351" w:author="Britton Hammit" w:date="2019-12-16T10:28:00Z"/>
                <w:sz w:val="18"/>
              </w:rPr>
            </w:pPr>
            <w:proofErr w:type="spellStart"/>
            <w:ins w:id="352" w:author="Britton Hammit" w:date="2019-12-16T16:43:00Z">
              <w:r>
                <w:rPr>
                  <w:sz w:val="18"/>
                </w:rPr>
                <w:t>Approx</w:t>
              </w:r>
              <w:proofErr w:type="spellEnd"/>
              <w:r>
                <w:rPr>
                  <w:sz w:val="18"/>
                </w:rPr>
                <w:t xml:space="preserve"> half of in</w:t>
              </w:r>
            </w:ins>
            <w:ins w:id="353" w:author="Britton Hammit" w:date="2019-12-16T16:44:00Z">
              <w:r>
                <w:rPr>
                  <w:sz w:val="18"/>
                </w:rPr>
                <w:t>tersection.</w:t>
              </w:r>
            </w:ins>
          </w:p>
        </w:tc>
      </w:tr>
      <w:tr w:rsidR="00973578" w14:paraId="6C764BBE" w14:textId="77777777" w:rsidTr="000241CF">
        <w:trPr>
          <w:ins w:id="354" w:author="Britton Hammit" w:date="2019-12-16T16:44:00Z"/>
        </w:trPr>
        <w:tc>
          <w:tcPr>
            <w:tcW w:w="0" w:type="pct"/>
          </w:tcPr>
          <w:p w14:paraId="6D2AAEB7" w14:textId="3F07D68D" w:rsidR="00973578" w:rsidRDefault="00973578" w:rsidP="004A7493">
            <w:pPr>
              <w:pStyle w:val="TableTextLeft"/>
              <w:keepNext/>
              <w:keepLines/>
              <w:rPr>
                <w:ins w:id="355" w:author="Britton Hammit" w:date="2019-12-16T16:44:00Z"/>
              </w:rPr>
            </w:pPr>
            <w:ins w:id="356" w:author="Britton Hammit" w:date="2019-12-16T16:44:00Z">
              <w:r>
                <w:t>R</w:t>
              </w:r>
            </w:ins>
            <w:ins w:id="357" w:author="Britton Hammit" w:date="2019-12-16T16:45:00Z">
              <w:r>
                <w:t>TOR with perpendicular peds</w:t>
              </w:r>
            </w:ins>
          </w:p>
        </w:tc>
        <w:tc>
          <w:tcPr>
            <w:tcW w:w="1012" w:type="pct"/>
          </w:tcPr>
          <w:p w14:paraId="197DA528" w14:textId="2D4C3EDB" w:rsidR="00973578" w:rsidRDefault="00973578" w:rsidP="004A7493">
            <w:pPr>
              <w:pStyle w:val="TableTextLeft"/>
              <w:keepNext/>
              <w:keepLines/>
              <w:jc w:val="center"/>
              <w:rPr>
                <w:ins w:id="358" w:author="Britton Hammit" w:date="2019-12-16T16:44:00Z"/>
                <w:sz w:val="18"/>
                <w:highlight w:val="yellow"/>
              </w:rPr>
            </w:pPr>
            <w:ins w:id="359" w:author="Britton Hammit" w:date="2019-12-16T16:45:00Z">
              <w:r>
                <w:rPr>
                  <w:sz w:val="18"/>
                  <w:highlight w:val="yellow"/>
                </w:rPr>
                <w:t>Yes</w:t>
              </w:r>
            </w:ins>
          </w:p>
        </w:tc>
        <w:tc>
          <w:tcPr>
            <w:tcW w:w="722" w:type="pct"/>
            <w:shd w:val="clear" w:color="auto" w:fill="FFFF00"/>
          </w:tcPr>
          <w:p w14:paraId="0435C0FB" w14:textId="61141047" w:rsidR="00973578" w:rsidRDefault="00973578" w:rsidP="004A7493">
            <w:pPr>
              <w:pStyle w:val="TableTextLeft"/>
              <w:keepNext/>
              <w:keepLines/>
              <w:jc w:val="center"/>
              <w:rPr>
                <w:ins w:id="360" w:author="Britton Hammit" w:date="2019-12-16T16:44:00Z"/>
                <w:sz w:val="18"/>
              </w:rPr>
            </w:pPr>
            <w:ins w:id="361" w:author="Britton Hammit" w:date="2019-12-16T16:45:00Z">
              <w:r>
                <w:rPr>
                  <w:sz w:val="18"/>
                </w:rPr>
                <w:t>1</w:t>
              </w:r>
            </w:ins>
          </w:p>
        </w:tc>
        <w:tc>
          <w:tcPr>
            <w:tcW w:w="0" w:type="pct"/>
            <w:shd w:val="clear" w:color="auto" w:fill="FFFF00"/>
          </w:tcPr>
          <w:p w14:paraId="1D3921AC" w14:textId="77777777" w:rsidR="00973578" w:rsidRDefault="00973578" w:rsidP="004A7493">
            <w:pPr>
              <w:pStyle w:val="TableTextLeft"/>
              <w:keepNext/>
              <w:keepLines/>
              <w:jc w:val="center"/>
              <w:rPr>
                <w:ins w:id="362" w:author="Britton Hammit" w:date="2019-12-16T16:44:00Z"/>
                <w:sz w:val="16"/>
                <w:szCs w:val="16"/>
              </w:rPr>
            </w:pPr>
          </w:p>
        </w:tc>
        <w:tc>
          <w:tcPr>
            <w:tcW w:w="0" w:type="pct"/>
            <w:shd w:val="clear" w:color="auto" w:fill="FFFF00"/>
          </w:tcPr>
          <w:p w14:paraId="33CD77B6" w14:textId="77777777" w:rsidR="00973578" w:rsidRDefault="00973578" w:rsidP="004A7493">
            <w:pPr>
              <w:pStyle w:val="TableTextLeft"/>
              <w:keepNext/>
              <w:keepLines/>
              <w:jc w:val="center"/>
              <w:rPr>
                <w:ins w:id="363" w:author="Britton Hammit" w:date="2019-12-16T16:44:00Z"/>
                <w:sz w:val="18"/>
              </w:rPr>
            </w:pPr>
          </w:p>
        </w:tc>
      </w:tr>
      <w:tr w:rsidR="00973578" w14:paraId="4348770D" w14:textId="77777777" w:rsidTr="000241CF">
        <w:trPr>
          <w:cnfStyle w:val="000000100000" w:firstRow="0" w:lastRow="0" w:firstColumn="0" w:lastColumn="0" w:oddVBand="0" w:evenVBand="0" w:oddHBand="1" w:evenHBand="0" w:firstRowFirstColumn="0" w:firstRowLastColumn="0" w:lastRowFirstColumn="0" w:lastRowLastColumn="0"/>
          <w:ins w:id="364" w:author="Britton Hammit" w:date="2019-12-16T16:46:00Z"/>
        </w:trPr>
        <w:tc>
          <w:tcPr>
            <w:tcW w:w="0" w:type="pct"/>
          </w:tcPr>
          <w:p w14:paraId="7845BDBF" w14:textId="4F0B376E" w:rsidR="00973578" w:rsidRDefault="00973578" w:rsidP="004A7493">
            <w:pPr>
              <w:pStyle w:val="TableTextLeft"/>
              <w:keepNext/>
              <w:keepLines/>
              <w:rPr>
                <w:ins w:id="365" w:author="Britton Hammit" w:date="2019-12-16T16:46:00Z"/>
              </w:rPr>
            </w:pPr>
            <w:ins w:id="366" w:author="Britton Hammit" w:date="2019-12-16T16:46:00Z">
              <w:r>
                <w:t>Permitted Left turn conflicts with peds</w:t>
              </w:r>
            </w:ins>
          </w:p>
        </w:tc>
        <w:tc>
          <w:tcPr>
            <w:tcW w:w="1012" w:type="pct"/>
          </w:tcPr>
          <w:p w14:paraId="268D5388" w14:textId="727D751B" w:rsidR="00973578" w:rsidRDefault="00973578" w:rsidP="004A7493">
            <w:pPr>
              <w:pStyle w:val="TableTextLeft"/>
              <w:keepNext/>
              <w:keepLines/>
              <w:jc w:val="center"/>
              <w:rPr>
                <w:ins w:id="367" w:author="Britton Hammit" w:date="2019-12-16T16:46:00Z"/>
                <w:sz w:val="18"/>
                <w:highlight w:val="yellow"/>
              </w:rPr>
            </w:pPr>
            <w:ins w:id="368" w:author="Britton Hammit" w:date="2019-12-16T16:46:00Z">
              <w:r>
                <w:rPr>
                  <w:sz w:val="18"/>
                  <w:highlight w:val="yellow"/>
                </w:rPr>
                <w:t>Yes</w:t>
              </w:r>
            </w:ins>
          </w:p>
        </w:tc>
        <w:tc>
          <w:tcPr>
            <w:tcW w:w="722" w:type="pct"/>
            <w:shd w:val="clear" w:color="auto" w:fill="FFFF00"/>
          </w:tcPr>
          <w:p w14:paraId="16CA47B9" w14:textId="5202848B" w:rsidR="00973578" w:rsidRDefault="00973578" w:rsidP="004A7493">
            <w:pPr>
              <w:pStyle w:val="TableTextLeft"/>
              <w:keepNext/>
              <w:keepLines/>
              <w:jc w:val="center"/>
              <w:rPr>
                <w:ins w:id="369" w:author="Britton Hammit" w:date="2019-12-16T16:46:00Z"/>
                <w:sz w:val="18"/>
              </w:rPr>
            </w:pPr>
            <w:ins w:id="370" w:author="Britton Hammit" w:date="2019-12-16T16:46:00Z">
              <w:r>
                <w:rPr>
                  <w:sz w:val="18"/>
                </w:rPr>
                <w:t>1</w:t>
              </w:r>
            </w:ins>
          </w:p>
        </w:tc>
        <w:tc>
          <w:tcPr>
            <w:tcW w:w="0" w:type="pct"/>
            <w:shd w:val="clear" w:color="auto" w:fill="FFFF00"/>
          </w:tcPr>
          <w:p w14:paraId="692E4A56" w14:textId="77777777" w:rsidR="00973578" w:rsidRDefault="00973578" w:rsidP="004A7493">
            <w:pPr>
              <w:pStyle w:val="TableTextLeft"/>
              <w:keepNext/>
              <w:keepLines/>
              <w:jc w:val="center"/>
              <w:rPr>
                <w:ins w:id="371" w:author="Britton Hammit" w:date="2019-12-16T16:46:00Z"/>
                <w:sz w:val="16"/>
                <w:szCs w:val="16"/>
              </w:rPr>
            </w:pPr>
          </w:p>
        </w:tc>
        <w:tc>
          <w:tcPr>
            <w:tcW w:w="0" w:type="pct"/>
            <w:shd w:val="clear" w:color="auto" w:fill="FFFF00"/>
          </w:tcPr>
          <w:p w14:paraId="2FE6C60C" w14:textId="77777777" w:rsidR="00973578" w:rsidRDefault="00973578" w:rsidP="004A7493">
            <w:pPr>
              <w:pStyle w:val="TableTextLeft"/>
              <w:keepNext/>
              <w:keepLines/>
              <w:jc w:val="center"/>
              <w:rPr>
                <w:ins w:id="372" w:author="Britton Hammit" w:date="2019-12-16T16:46:00Z"/>
                <w:sz w:val="18"/>
              </w:rPr>
            </w:pPr>
          </w:p>
        </w:tc>
      </w:tr>
      <w:bookmarkEnd w:id="237"/>
    </w:tbl>
    <w:p w14:paraId="7C7D69A0" w14:textId="783EFDCE" w:rsidR="00945DB8" w:rsidRDefault="00945DB8"/>
    <w:p w14:paraId="724A07CC" w14:textId="77777777" w:rsidR="00945DB8" w:rsidRDefault="00945DB8" w:rsidP="00945DB8">
      <w:pPr>
        <w:pStyle w:val="Heading2"/>
      </w:pPr>
      <w:r>
        <w:t>Lane Change Distance</w:t>
      </w:r>
    </w:p>
    <w:p w14:paraId="1D1A13E0" w14:textId="56F334CC" w:rsidR="00945DB8" w:rsidRDefault="00945DB8" w:rsidP="00945DB8">
      <w:r>
        <w:t>For arterial links, lane change distance should be kept at default (i.e., 656</w:t>
      </w:r>
      <w:r w:rsidR="00720204">
        <w:t xml:space="preserve"> feet</w:t>
      </w:r>
      <w:r>
        <w:t xml:space="preserve">) during model coding. Adjustments to these distances will be made during calibration on a case-by-case basis. </w:t>
      </w:r>
    </w:p>
    <w:p w14:paraId="0C79281C" w14:textId="77777777" w:rsidR="00945DB8" w:rsidRDefault="00945DB8" w:rsidP="00945DB8">
      <w:pPr>
        <w:pStyle w:val="Heading2"/>
      </w:pPr>
      <w:r>
        <w:lastRenderedPageBreak/>
        <w:t>Reduced Speed Areas</w:t>
      </w:r>
    </w:p>
    <w:p w14:paraId="1F046256" w14:textId="77777777" w:rsidR="00D61077" w:rsidRDefault="00945DB8" w:rsidP="00945DB8">
      <w:r>
        <w:t xml:space="preserve">Reduced speed areas should be used to realistically represent speed selections </w:t>
      </w:r>
      <w:r w:rsidR="00D61077">
        <w:t>based on roadway curvature.</w:t>
      </w:r>
    </w:p>
    <w:p w14:paraId="063D3E82" w14:textId="77777777" w:rsidR="00D61077" w:rsidRDefault="00D61077" w:rsidP="00D61077">
      <w:pPr>
        <w:pStyle w:val="ListParagraph"/>
        <w:numPr>
          <w:ilvl w:val="0"/>
          <w:numId w:val="22"/>
        </w:numPr>
      </w:pPr>
      <w:r>
        <w:t xml:space="preserve">Right turns at intersections: </w:t>
      </w:r>
      <w:r w:rsidRPr="00C1330B">
        <w:rPr>
          <w:u w:val="single"/>
        </w:rPr>
        <w:t>linear distribution between 9-13 mph</w:t>
      </w:r>
      <w:r>
        <w:t xml:space="preserve"> (Use Right Turn distribution in Template).</w:t>
      </w:r>
    </w:p>
    <w:p w14:paraId="7693BCB7" w14:textId="77777777" w:rsidR="00D61077" w:rsidRDefault="00D61077" w:rsidP="00D61077">
      <w:pPr>
        <w:pStyle w:val="ListParagraph"/>
        <w:numPr>
          <w:ilvl w:val="0"/>
          <w:numId w:val="22"/>
        </w:numPr>
      </w:pPr>
      <w:r>
        <w:t xml:space="preserve">Left turns at intersections: </w:t>
      </w:r>
      <w:r w:rsidRPr="00C1330B">
        <w:rPr>
          <w:u w:val="single"/>
        </w:rPr>
        <w:t>linear distribution between 13-17 mph</w:t>
      </w:r>
      <w:r>
        <w:t xml:space="preserve"> (Use Left Turn distribution in Template).</w:t>
      </w:r>
    </w:p>
    <w:p w14:paraId="1CBBC13A" w14:textId="77777777" w:rsidR="00D61077" w:rsidRDefault="00D61077" w:rsidP="00D61077">
      <w:pPr>
        <w:pStyle w:val="ListParagraph"/>
        <w:numPr>
          <w:ilvl w:val="0"/>
          <w:numId w:val="22"/>
        </w:numPr>
      </w:pPr>
      <w:r>
        <w:t>In cases with a non-standard turning radius, use AASHTO Exhibit 3-16.</w:t>
      </w:r>
    </w:p>
    <w:p w14:paraId="69F09493" w14:textId="77777777" w:rsidR="00D61077" w:rsidRDefault="00D61077" w:rsidP="00D61077">
      <w:pPr>
        <w:pStyle w:val="Heading2"/>
      </w:pPr>
      <w:r>
        <w:t>Desired Speed Decisions</w:t>
      </w:r>
    </w:p>
    <w:p w14:paraId="4D80C8AF" w14:textId="624F7FDF" w:rsidR="0063166E" w:rsidRDefault="00D61077" w:rsidP="00D61077">
      <w:r>
        <w:t xml:space="preserve">Desired speed decisions are commonly used to associate vehicles with the posted speed limit at </w:t>
      </w:r>
      <w:r w:rsidR="007373C1">
        <w:t xml:space="preserve">network entry points and any location in which the posted speed limit changes. However, the K Street </w:t>
      </w:r>
      <w:r w:rsidR="008E4A17">
        <w:t xml:space="preserve">NW </w:t>
      </w:r>
      <w:r w:rsidR="007373C1">
        <w:t>network</w:t>
      </w:r>
      <w:r w:rsidR="008E4A17">
        <w:t xml:space="preserve"> has a </w:t>
      </w:r>
      <w:r w:rsidR="007373C1">
        <w:t xml:space="preserve">consistent </w:t>
      </w:r>
      <w:r w:rsidR="008E4A17">
        <w:t xml:space="preserve">speed limit of </w:t>
      </w:r>
      <w:r w:rsidR="007373C1">
        <w:t>25 mph throughout the corridor. Therefore,</w:t>
      </w:r>
      <w:r w:rsidR="0063166E">
        <w:t xml:space="preserve"> </w:t>
      </w:r>
      <w:r w:rsidR="007373C1" w:rsidRPr="0063166E">
        <w:rPr>
          <w:u w:val="single"/>
        </w:rPr>
        <w:t>desired speed distributions will be associated with vehicle classes and desired speed decisions will not be used</w:t>
      </w:r>
      <w:r w:rsidR="0063166E">
        <w:t>.</w:t>
      </w:r>
    </w:p>
    <w:p w14:paraId="609FB006" w14:textId="77777777" w:rsidR="0063166E" w:rsidRDefault="0063166E" w:rsidP="0063166E">
      <w:pPr>
        <w:pStyle w:val="Heading2"/>
      </w:pPr>
      <w:r>
        <w:t>Nodes</w:t>
      </w:r>
    </w:p>
    <w:p w14:paraId="6930B6D6" w14:textId="77777777" w:rsidR="0063166E" w:rsidRDefault="0063166E" w:rsidP="0063166E">
      <w:r>
        <w:t>Nodes will be used to collect intersection MOEs throughout the network.</w:t>
      </w:r>
    </w:p>
    <w:p w14:paraId="0CE315B9" w14:textId="77777777" w:rsidR="00D920D6" w:rsidRDefault="00C67D7E" w:rsidP="0063166E">
      <w:pPr>
        <w:pStyle w:val="ListParagraph"/>
        <w:numPr>
          <w:ilvl w:val="0"/>
          <w:numId w:val="22"/>
        </w:numPr>
      </w:pPr>
      <w:r>
        <w:t>Nodes should remain “polygon” style unless they are required to be converted to “segment” style (e.g., may be necessary for overlapping nodes or removal of specific links).</w:t>
      </w:r>
    </w:p>
    <w:p w14:paraId="7EC515D9" w14:textId="77777777" w:rsidR="0063166E" w:rsidRDefault="0063166E" w:rsidP="0063166E">
      <w:pPr>
        <w:pStyle w:val="ListParagraph"/>
        <w:numPr>
          <w:ilvl w:val="0"/>
          <w:numId w:val="22"/>
        </w:numPr>
      </w:pPr>
      <w:r>
        <w:t>Nodes should be numbered according to the pre-defined numbering system assigned during data collection, volume balancing, and all count databases.</w:t>
      </w:r>
    </w:p>
    <w:p w14:paraId="69E41626" w14:textId="77777777" w:rsidR="0063166E" w:rsidRDefault="0063166E" w:rsidP="0063166E">
      <w:pPr>
        <w:pStyle w:val="ListParagraph"/>
        <w:numPr>
          <w:ilvl w:val="0"/>
          <w:numId w:val="22"/>
        </w:numPr>
      </w:pPr>
      <w:r>
        <w:t>Node descriptions should be made with the mainline and crossing street, matching the descriptions used during data collection, volume balancing, and all count databases.</w:t>
      </w:r>
    </w:p>
    <w:p w14:paraId="3DC80703" w14:textId="77777777" w:rsidR="00075AB8" w:rsidRDefault="0063166E" w:rsidP="0063166E">
      <w:pPr>
        <w:pStyle w:val="ListParagraph"/>
        <w:numPr>
          <w:ilvl w:val="0"/>
          <w:numId w:val="22"/>
        </w:numPr>
        <w:rPr>
          <w:ins w:id="373" w:author="Britton Hammit" w:date="2019-12-16T09:48:00Z"/>
        </w:rPr>
      </w:pPr>
      <w:commentRangeStart w:id="374"/>
      <w:commentRangeStart w:id="375"/>
      <w:r>
        <w:t xml:space="preserve">Nodes should be drawn to </w:t>
      </w:r>
      <w:r w:rsidR="00FE0079">
        <w:t>include all intersection movements</w:t>
      </w:r>
      <w:r w:rsidR="00D920D6">
        <w:t>, and should cut through links (i.e., avoiding connectors).</w:t>
      </w:r>
      <w:commentRangeEnd w:id="374"/>
      <w:r w:rsidR="008E4A17">
        <w:rPr>
          <w:rStyle w:val="CommentReference"/>
        </w:rPr>
        <w:commentReference w:id="374"/>
      </w:r>
      <w:commentRangeEnd w:id="375"/>
    </w:p>
    <w:p w14:paraId="6E32946E" w14:textId="27195F65" w:rsidR="0063166E" w:rsidRDefault="00075AB8">
      <w:pPr>
        <w:pStyle w:val="ListParagraph"/>
        <w:numPr>
          <w:ilvl w:val="1"/>
          <w:numId w:val="22"/>
        </w:numPr>
        <w:pPrChange w:id="376" w:author="Britton Hammit" w:date="2019-12-16T09:48:00Z">
          <w:pPr>
            <w:pStyle w:val="ListParagraph"/>
            <w:numPr>
              <w:numId w:val="22"/>
            </w:numPr>
            <w:ind w:hanging="360"/>
          </w:pPr>
        </w:pPrChange>
      </w:pPr>
      <w:ins w:id="377" w:author="Britton Hammit" w:date="2019-12-16T09:48:00Z">
        <w:r>
          <w:t>Nodes will not be drawn at service lane access points.</w:t>
        </w:r>
      </w:ins>
      <w:r w:rsidR="00233550">
        <w:rPr>
          <w:rStyle w:val="CommentReference"/>
        </w:rPr>
        <w:commentReference w:id="375"/>
      </w:r>
    </w:p>
    <w:p w14:paraId="25753DFE" w14:textId="77777777" w:rsidR="00D920D6" w:rsidRDefault="00D920D6" w:rsidP="0063166E">
      <w:pPr>
        <w:pStyle w:val="ListParagraph"/>
        <w:numPr>
          <w:ilvl w:val="0"/>
          <w:numId w:val="22"/>
        </w:numPr>
      </w:pPr>
      <w:r>
        <w:t>Nodes should only include links/connectors of interest; therefore, if the node overlaps links/connectors at different locations (e.g., overpass), the node should be converted from “polygon” to “segment” and the non-relevant links/connectors should be removed.</w:t>
      </w:r>
    </w:p>
    <w:p w14:paraId="1DD800D5" w14:textId="77777777" w:rsidR="00D920D6" w:rsidRDefault="00D920D6" w:rsidP="00D920D6">
      <w:pPr>
        <w:pStyle w:val="ListParagraph"/>
        <w:numPr>
          <w:ilvl w:val="1"/>
          <w:numId w:val="22"/>
        </w:numPr>
      </w:pPr>
      <w:r>
        <w:t>The non-relevant links/connectors can be removed from the .HTML file (opened in a text editor by searching for the node and deleting them from the list).</w:t>
      </w:r>
    </w:p>
    <w:p w14:paraId="02A4B0C4" w14:textId="77777777" w:rsidR="00C67D7E" w:rsidRDefault="00C67D7E" w:rsidP="00C67D7E">
      <w:pPr>
        <w:pStyle w:val="Heading2"/>
      </w:pPr>
      <w:r>
        <w:t>Unsignalized</w:t>
      </w:r>
      <w:commentRangeStart w:id="378"/>
      <w:commentRangeStart w:id="379"/>
      <w:r>
        <w:t xml:space="preserve"> Intersections</w:t>
      </w:r>
      <w:commentRangeEnd w:id="378"/>
      <w:r w:rsidR="005914F3">
        <w:rPr>
          <w:rStyle w:val="CommentReference"/>
          <w:rFonts w:ascii="HelveticaNeueLT Com 55 Roman" w:eastAsiaTheme="minorHAnsi" w:hAnsi="HelveticaNeueLT Com 55 Roman" w:cstheme="minorBidi"/>
          <w:noProof w:val="0"/>
          <w:color w:val="auto"/>
        </w:rPr>
        <w:commentReference w:id="378"/>
      </w:r>
      <w:commentRangeEnd w:id="379"/>
      <w:r w:rsidR="00075AB8">
        <w:rPr>
          <w:rStyle w:val="CommentReference"/>
          <w:rFonts w:ascii="HelveticaNeueLT Com 55 Roman" w:eastAsiaTheme="minorHAnsi" w:hAnsi="HelveticaNeueLT Com 55 Roman" w:cstheme="minorBidi"/>
          <w:noProof w:val="0"/>
          <w:color w:val="auto"/>
        </w:rPr>
        <w:commentReference w:id="379"/>
      </w:r>
    </w:p>
    <w:p w14:paraId="031E0A53" w14:textId="257DB108" w:rsidR="00C67D7E" w:rsidRPr="00C67D7E" w:rsidRDefault="00C67D7E" w:rsidP="00C67D7E">
      <w:r>
        <w:t xml:space="preserve">The K Street study area does not include any </w:t>
      </w:r>
      <w:commentRangeStart w:id="380"/>
      <w:commentRangeStart w:id="381"/>
      <w:r>
        <w:t xml:space="preserve">unsignalized intersections. </w:t>
      </w:r>
      <w:commentRangeEnd w:id="380"/>
      <w:r w:rsidR="008E4A17">
        <w:rPr>
          <w:rStyle w:val="CommentReference"/>
        </w:rPr>
        <w:commentReference w:id="380"/>
      </w:r>
      <w:commentRangeEnd w:id="381"/>
      <w:r w:rsidR="00233550">
        <w:t xml:space="preserve">The service lane midblock access points are not modeled with a stop sign, rather with </w:t>
      </w:r>
      <w:r w:rsidR="00233550" w:rsidRPr="00B572CC">
        <w:rPr>
          <w:u w:val="single"/>
          <w:rPrChange w:id="382" w:author="Britton Hammit" w:date="2019-12-16T09:50:00Z">
            <w:rPr/>
          </w:rPrChange>
        </w:rPr>
        <w:t>conflict areas</w:t>
      </w:r>
      <w:r w:rsidR="00233550">
        <w:t xml:space="preserve"> to replicate observed behavior in the field.</w:t>
      </w:r>
      <w:r w:rsidR="00233550">
        <w:rPr>
          <w:rStyle w:val="CommentReference"/>
        </w:rPr>
        <w:commentReference w:id="381"/>
      </w:r>
    </w:p>
    <w:p w14:paraId="327ED1B2" w14:textId="77777777" w:rsidR="00C67D7E" w:rsidRDefault="00C67D7E" w:rsidP="00C67D7E">
      <w:pPr>
        <w:pStyle w:val="Heading2"/>
      </w:pPr>
      <w:r>
        <w:lastRenderedPageBreak/>
        <w:t>Vehicle 2D &amp; 3D Models</w:t>
      </w:r>
    </w:p>
    <w:p w14:paraId="01A86F8C" w14:textId="43418864" w:rsidR="00B572CC" w:rsidRPr="000356D5" w:rsidRDefault="000356D5" w:rsidP="00C67D7E">
      <w:commentRangeStart w:id="383"/>
      <w:r>
        <w:t xml:space="preserve">The project template will be developed with the </w:t>
      </w:r>
      <w:r>
        <w:rPr>
          <w:i/>
        </w:rPr>
        <w:t>North American Vehicle Classifications</w:t>
      </w:r>
      <w:r>
        <w:t xml:space="preserve">, considering DDOT’s truck length restriction of </w:t>
      </w:r>
      <w:del w:id="384" w:author="Britton Hammit" w:date="2019-12-16T09:52:00Z">
        <w:r w:rsidDel="00B572CC">
          <w:delText>65</w:delText>
        </w:r>
        <w:r w:rsidR="008E4A17" w:rsidDel="00B572CC">
          <w:delText xml:space="preserve"> </w:delText>
        </w:r>
      </w:del>
      <w:ins w:id="385" w:author="Britton Hammit" w:date="2019-12-16T09:52:00Z">
        <w:r w:rsidR="00B572CC">
          <w:t xml:space="preserve">55 </w:t>
        </w:r>
      </w:ins>
      <w:r>
        <w:t>f</w:t>
      </w:r>
      <w:r w:rsidR="008E4A17">
        <w:t>ee</w:t>
      </w:r>
      <w:r>
        <w:t>t.</w:t>
      </w:r>
      <w:commentRangeEnd w:id="383"/>
      <w:r w:rsidR="00886A1D">
        <w:rPr>
          <w:rStyle w:val="CommentReference"/>
        </w:rPr>
        <w:commentReference w:id="383"/>
      </w:r>
      <w:ins w:id="386" w:author="Tong, Jiaxin" w:date="2019-12-10T21:55:00Z">
        <w:r w:rsidR="00886A1D">
          <w:t xml:space="preserve"> Truck 2D/</w:t>
        </w:r>
      </w:ins>
      <w:ins w:id="387" w:author="Tong, Jiaxin" w:date="2019-12-10T21:56:00Z">
        <w:r w:rsidR="00886A1D">
          <w:t>3D models will be updated based on 48-hour classification counts.</w:t>
        </w:r>
      </w:ins>
      <w:ins w:id="388" w:author="Tong, Jiaxin" w:date="2019-12-10T22:30:00Z">
        <w:r w:rsidR="00981811">
          <w:t xml:space="preserve"> Bus 2D/3D models will be updated to match</w:t>
        </w:r>
      </w:ins>
      <w:ins w:id="389" w:author="Tong, Jiaxin" w:date="2019-12-10T22:31:00Z">
        <w:r w:rsidR="00981811">
          <w:t xml:space="preserve"> the</w:t>
        </w:r>
      </w:ins>
      <w:ins w:id="390" w:author="Tong, Jiaxin" w:date="2019-12-10T22:30:00Z">
        <w:r w:rsidR="00981811">
          <w:t xml:space="preserve"> bus fleet</w:t>
        </w:r>
      </w:ins>
      <w:ins w:id="391" w:author="Tong, Jiaxin" w:date="2019-12-10T22:31:00Z">
        <w:r w:rsidR="00981811" w:rsidRPr="00981811">
          <w:t xml:space="preserve"> </w:t>
        </w:r>
        <w:r w:rsidR="00981811">
          <w:t>observed</w:t>
        </w:r>
      </w:ins>
      <w:ins w:id="392" w:author="Tong, Jiaxin" w:date="2019-12-10T22:30:00Z">
        <w:r w:rsidR="00981811">
          <w:t xml:space="preserve"> in the field.</w:t>
        </w:r>
      </w:ins>
      <w:ins w:id="393" w:author="Britton Hammit" w:date="2019-12-16T09:52:00Z">
        <w:r w:rsidR="00B572CC">
          <w:t xml:space="preserve"> This bus fleet </w:t>
        </w:r>
      </w:ins>
      <w:ins w:id="394" w:author="Britton Hammit" w:date="2019-12-16T09:56:00Z">
        <w:r w:rsidR="00C31473">
          <w:t>included WMATA buses</w:t>
        </w:r>
      </w:ins>
      <w:ins w:id="395" w:author="Britton Hammit" w:date="2019-12-16T12:26:00Z">
        <w:r w:rsidR="00C03B42">
          <w:t xml:space="preserve">, DDOT Circulator buses, and Corporate Buses from MTA and Loudon county. </w:t>
        </w:r>
      </w:ins>
      <w:ins w:id="396" w:author="Tong, Jiaxin" w:date="2019-12-10T22:30:00Z">
        <w:del w:id="397" w:author="Britton Hammit" w:date="2019-12-16T09:52:00Z">
          <w:r w:rsidR="00981811" w:rsidDel="00B572CC">
            <w:delText xml:space="preserve"> </w:delText>
          </w:r>
        </w:del>
      </w:ins>
    </w:p>
    <w:p w14:paraId="091F77FA" w14:textId="77777777" w:rsidR="00C67D7E" w:rsidRDefault="00C67D7E" w:rsidP="00C67D7E">
      <w:pPr>
        <w:pStyle w:val="Heading2"/>
      </w:pPr>
      <w:r>
        <w:t>Project Specific Considerations</w:t>
      </w:r>
    </w:p>
    <w:p w14:paraId="174A5C3C" w14:textId="77777777" w:rsidR="00C67D7E" w:rsidRDefault="00C67D7E" w:rsidP="00C67D7E">
      <w:pPr>
        <w:pStyle w:val="Heading3"/>
      </w:pPr>
      <w:r>
        <w:t>Service Lanes</w:t>
      </w:r>
    </w:p>
    <w:p w14:paraId="1AC115EF" w14:textId="351DBF8B" w:rsidR="000356D5" w:rsidRDefault="000356D5" w:rsidP="000356D5">
      <w:pPr>
        <w:pStyle w:val="ListParagraph"/>
        <w:numPr>
          <w:ilvl w:val="0"/>
          <w:numId w:val="24"/>
        </w:numPr>
      </w:pPr>
      <w:r>
        <w:t xml:space="preserve">Service lanes will be modeled as one-lane in each direction (i.e., not considering the second lane used for parallel </w:t>
      </w:r>
      <w:commentRangeStart w:id="398"/>
      <w:commentRangeStart w:id="399"/>
      <w:r>
        <w:t>parking/loading zones</w:t>
      </w:r>
      <w:commentRangeEnd w:id="398"/>
      <w:r w:rsidR="005914F3">
        <w:rPr>
          <w:rStyle w:val="CommentReference"/>
        </w:rPr>
        <w:commentReference w:id="398"/>
      </w:r>
      <w:commentRangeEnd w:id="399"/>
      <w:r w:rsidR="00083B8A">
        <w:rPr>
          <w:rStyle w:val="CommentReference"/>
        </w:rPr>
        <w:commentReference w:id="399"/>
      </w:r>
      <w:r>
        <w:t>)</w:t>
      </w:r>
      <w:ins w:id="400" w:author="Britton Hammit" w:date="2019-12-16T12:26:00Z">
        <w:r w:rsidR="00C03B42">
          <w:t xml:space="preserve">. </w:t>
        </w:r>
      </w:ins>
      <w:ins w:id="401" w:author="Britton Hammit" w:date="2019-12-16T12:27:00Z">
        <w:r w:rsidR="00C03B42">
          <w:t xml:space="preserve">Areas with heavy parking density will be identified during volume balancing and will be represented as driveways in the Vissim model. </w:t>
        </w:r>
      </w:ins>
      <w:del w:id="402" w:author="Britton Hammit" w:date="2019-12-16T12:26:00Z">
        <w:r w:rsidDel="00C03B42">
          <w:delText xml:space="preserve">. </w:delText>
        </w:r>
      </w:del>
    </w:p>
    <w:p w14:paraId="7C7324C6" w14:textId="77777777" w:rsidR="000356D5" w:rsidRDefault="000356D5" w:rsidP="000356D5">
      <w:pPr>
        <w:pStyle w:val="ListParagraph"/>
        <w:numPr>
          <w:ilvl w:val="0"/>
          <w:numId w:val="24"/>
        </w:numPr>
      </w:pPr>
      <w:r>
        <w:t>Midblock access points to service lanes will be modeled as “right-in-right-out”.</w:t>
      </w:r>
    </w:p>
    <w:p w14:paraId="6856AD8C" w14:textId="50E1C6DC" w:rsidR="000356D5" w:rsidRDefault="000356D5" w:rsidP="000356D5">
      <w:pPr>
        <w:pStyle w:val="ListParagraph"/>
        <w:numPr>
          <w:ilvl w:val="1"/>
          <w:numId w:val="24"/>
        </w:numPr>
      </w:pPr>
      <w:r>
        <w:t xml:space="preserve">Due to a noticeable number of left turn entry and exit movements, this may be adjusted during model calibration. </w:t>
      </w:r>
    </w:p>
    <w:p w14:paraId="0096BE91" w14:textId="478D4CE1" w:rsidR="00590C05" w:rsidRPr="000356D5" w:rsidRDefault="00590C05" w:rsidP="00590C05">
      <w:pPr>
        <w:pStyle w:val="ListParagraph"/>
        <w:numPr>
          <w:ilvl w:val="0"/>
          <w:numId w:val="24"/>
        </w:numPr>
      </w:pPr>
      <w:r>
        <w:t>Interaction between conflicting mainline and service lane movements at intersections will be modeled with conflict areas on a case-by-case basis based on the intersection configuration. Special care should be taken in how the intersections are coded, where turning movements are allowed (e.g., right turns from mainline onto crossing streets or through movements from service lanes to mainline).</w:t>
      </w:r>
    </w:p>
    <w:p w14:paraId="0FF43DD1" w14:textId="1D62B8D8" w:rsidR="0096547A" w:rsidRDefault="0096547A" w:rsidP="000356D5">
      <w:pPr>
        <w:pStyle w:val="Heading1"/>
        <w:rPr>
          <w:ins w:id="403" w:author="Britton Hammit" w:date="2019-12-16T12:33:00Z"/>
        </w:rPr>
      </w:pPr>
      <w:ins w:id="404" w:author="Britton Hammit" w:date="2019-12-16T12:32:00Z">
        <w:r>
          <w:t>Vehicle Inp</w:t>
        </w:r>
      </w:ins>
      <w:ins w:id="405" w:author="Britton Hammit" w:date="2019-12-16T12:33:00Z">
        <w:r>
          <w:t>uts and Routing</w:t>
        </w:r>
      </w:ins>
    </w:p>
    <w:p w14:paraId="0CD0CFD1" w14:textId="77777777" w:rsidR="001D20BC" w:rsidRDefault="0096547A" w:rsidP="0096547A">
      <w:pPr>
        <w:rPr>
          <w:ins w:id="406" w:author="Britton Hammit" w:date="2019-12-16T12:38:00Z"/>
        </w:rPr>
      </w:pPr>
      <w:ins w:id="407" w:author="Britton Hammit" w:date="2019-12-16T12:33:00Z">
        <w:r>
          <w:t xml:space="preserve">Vehicle inputs and routing will be incorporated into the Vissim model </w:t>
        </w:r>
      </w:ins>
      <w:ins w:id="408" w:author="Britton Hammit" w:date="2019-12-16T12:38:00Z">
        <w:r w:rsidR="001D20BC">
          <w:t>in the following manner:</w:t>
        </w:r>
      </w:ins>
    </w:p>
    <w:p w14:paraId="2945E1B5" w14:textId="41B813B6" w:rsidR="00D2755C" w:rsidRDefault="00D2755C" w:rsidP="00D2755C">
      <w:pPr>
        <w:pStyle w:val="ListParagraph"/>
        <w:numPr>
          <w:ilvl w:val="0"/>
          <w:numId w:val="26"/>
        </w:numPr>
        <w:rPr>
          <w:ins w:id="409" w:author="Britton Hammit" w:date="2019-12-16T12:51:00Z"/>
        </w:rPr>
      </w:pPr>
      <w:ins w:id="410" w:author="Britton Hammit" w:date="2019-12-16T12:48:00Z">
        <w:r>
          <w:t>A</w:t>
        </w:r>
      </w:ins>
      <w:ins w:id="411" w:author="Britton Hammit" w:date="2019-12-16T12:51:00Z">
        <w:r w:rsidR="00D72B74">
          <w:t xml:space="preserve">n Inputs </w:t>
        </w:r>
      </w:ins>
      <w:ins w:id="412" w:author="Britton Hammit" w:date="2019-12-16T12:48:00Z">
        <w:r>
          <w:t xml:space="preserve">spreadsheet will be </w:t>
        </w:r>
      </w:ins>
      <w:ins w:id="413" w:author="Britton Hammit" w:date="2019-12-16T12:49:00Z">
        <w:r w:rsidR="00D72B74">
          <w:t xml:space="preserve">created to pull in the balanced peak hour volumes, as well as the 15-minute volume fluctuations at each </w:t>
        </w:r>
      </w:ins>
      <w:ins w:id="414" w:author="Britton Hammit" w:date="2019-12-16T12:50:00Z">
        <w:r w:rsidR="00D72B74">
          <w:t>network input location.</w:t>
        </w:r>
      </w:ins>
    </w:p>
    <w:p w14:paraId="1470E5C7" w14:textId="586A7F70" w:rsidR="00D72B74" w:rsidRDefault="00D72B74">
      <w:pPr>
        <w:pStyle w:val="ListParagraph"/>
        <w:numPr>
          <w:ilvl w:val="1"/>
          <w:numId w:val="26"/>
        </w:numPr>
        <w:rPr>
          <w:ins w:id="415" w:author="Britton Hammit" w:date="2019-12-16T12:50:00Z"/>
        </w:rPr>
        <w:pPrChange w:id="416" w:author="Britton Hammit" w:date="2019-12-16T12:51:00Z">
          <w:pPr>
            <w:pStyle w:val="ListParagraph"/>
            <w:numPr>
              <w:numId w:val="26"/>
            </w:numPr>
            <w:ind w:hanging="360"/>
          </w:pPr>
        </w:pPrChange>
      </w:pPr>
      <w:ins w:id="417" w:author="Britton Hammit" w:date="2019-12-16T12:51:00Z">
        <w:r>
          <w:t>This inputs spreadsheet should contain all vehicle, pedestrian, and bicycle inputs for the network.</w:t>
        </w:r>
      </w:ins>
    </w:p>
    <w:p w14:paraId="18D0A277" w14:textId="08A7C59B" w:rsidR="00D72B74" w:rsidRDefault="00D72B74">
      <w:pPr>
        <w:pStyle w:val="ListParagraph"/>
        <w:numPr>
          <w:ilvl w:val="1"/>
          <w:numId w:val="26"/>
        </w:numPr>
        <w:rPr>
          <w:ins w:id="418" w:author="Britton Hammit" w:date="2019-12-16T12:50:00Z"/>
        </w:rPr>
        <w:pPrChange w:id="419" w:author="Britton Hammit" w:date="2019-12-16T12:50:00Z">
          <w:pPr>
            <w:pStyle w:val="ListParagraph"/>
            <w:numPr>
              <w:numId w:val="26"/>
            </w:numPr>
            <w:ind w:hanging="360"/>
          </w:pPr>
        </w:pPrChange>
      </w:pPr>
      <w:ins w:id="420" w:author="Britton Hammit" w:date="2019-12-16T12:50:00Z">
        <w:r>
          <w:t xml:space="preserve">This spreadsheet will produce a </w:t>
        </w:r>
      </w:ins>
      <w:ins w:id="421" w:author="Britton Hammit" w:date="2019-12-16T12:51:00Z">
        <w:r>
          <w:t>*</w:t>
        </w:r>
      </w:ins>
      <w:ins w:id="422" w:author="Britton Hammit" w:date="2019-12-16T12:50:00Z">
        <w:r>
          <w:t>.TXT file that can be used to automatically generate vehicle inputs in VHelper.</w:t>
        </w:r>
      </w:ins>
    </w:p>
    <w:p w14:paraId="1FD3FF72" w14:textId="44353F6A" w:rsidR="00D72B74" w:rsidRDefault="00D72B74" w:rsidP="00D2755C">
      <w:pPr>
        <w:pStyle w:val="ListParagraph"/>
        <w:numPr>
          <w:ilvl w:val="0"/>
          <w:numId w:val="26"/>
        </w:numPr>
        <w:rPr>
          <w:ins w:id="423" w:author="Britton Hammit" w:date="2019-12-16T12:48:00Z"/>
        </w:rPr>
      </w:pPr>
      <w:ins w:id="424" w:author="Britton Hammit" w:date="2019-12-16T12:50:00Z">
        <w:r>
          <w:t>Vehicle inputs will be added into the network using VHelper.</w:t>
        </w:r>
      </w:ins>
    </w:p>
    <w:p w14:paraId="1424E3D9" w14:textId="783A5D1C" w:rsidR="0096547A" w:rsidRDefault="001D20BC">
      <w:pPr>
        <w:pStyle w:val="ListParagraph"/>
        <w:numPr>
          <w:ilvl w:val="0"/>
          <w:numId w:val="26"/>
        </w:numPr>
        <w:rPr>
          <w:ins w:id="425" w:author="Britton Hammit" w:date="2019-12-16T12:44:00Z"/>
        </w:rPr>
        <w:pPrChange w:id="426" w:author="Britton Hammit" w:date="2019-12-16T12:47:00Z">
          <w:pPr>
            <w:pStyle w:val="ListParagraph"/>
            <w:numPr>
              <w:numId w:val="25"/>
            </w:numPr>
            <w:ind w:left="774" w:hanging="360"/>
          </w:pPr>
        </w:pPrChange>
      </w:pPr>
      <w:ins w:id="427" w:author="Britton Hammit" w:date="2019-12-16T12:38:00Z">
        <w:r>
          <w:t xml:space="preserve">Vehicle routes will be </w:t>
        </w:r>
      </w:ins>
      <w:ins w:id="428" w:author="Britton Hammit" w:date="2019-12-16T12:44:00Z">
        <w:r w:rsidR="00D2755C">
          <w:t>manually coded in at each intersection using a pre-defined numbering scheme for each route and each movement.</w:t>
        </w:r>
      </w:ins>
    </w:p>
    <w:p w14:paraId="7212FE98" w14:textId="144CAA74" w:rsidR="00D2755C" w:rsidRDefault="00D2755C">
      <w:pPr>
        <w:pStyle w:val="ListParagraph"/>
        <w:numPr>
          <w:ilvl w:val="1"/>
          <w:numId w:val="26"/>
        </w:numPr>
        <w:rPr>
          <w:ins w:id="429" w:author="Britton Hammit" w:date="2019-12-16T12:46:00Z"/>
        </w:rPr>
        <w:pPrChange w:id="430" w:author="Britton Hammit" w:date="2019-12-16T12:47:00Z">
          <w:pPr>
            <w:pStyle w:val="ListParagraph"/>
            <w:numPr>
              <w:ilvl w:val="1"/>
              <w:numId w:val="25"/>
            </w:numPr>
            <w:ind w:left="1494" w:hanging="360"/>
          </w:pPr>
        </w:pPrChange>
      </w:pPr>
      <w:ins w:id="431" w:author="Britton Hammit" w:date="2019-12-16T12:45:00Z">
        <w:r>
          <w:t>This numbering scheme will be used to correlate the balanced volumes with the routes, so that the volumes can be automaticall</w:t>
        </w:r>
      </w:ins>
      <w:ins w:id="432" w:author="Britton Hammit" w:date="2019-12-16T12:46:00Z">
        <w:r>
          <w:t xml:space="preserve">y updated as needed. </w:t>
        </w:r>
      </w:ins>
    </w:p>
    <w:p w14:paraId="5C33EF84" w14:textId="782519F3" w:rsidR="00D2755C" w:rsidRDefault="00D2755C">
      <w:pPr>
        <w:pStyle w:val="ListParagraph"/>
        <w:numPr>
          <w:ilvl w:val="1"/>
          <w:numId w:val="26"/>
        </w:numPr>
        <w:rPr>
          <w:ins w:id="433" w:author="Britton Hammit" w:date="2019-12-16T12:46:00Z"/>
        </w:rPr>
        <w:pPrChange w:id="434" w:author="Britton Hammit" w:date="2019-12-16T12:47:00Z">
          <w:pPr>
            <w:pStyle w:val="ListParagraph"/>
            <w:numPr>
              <w:ilvl w:val="1"/>
              <w:numId w:val="25"/>
            </w:numPr>
            <w:ind w:left="1494" w:hanging="360"/>
          </w:pPr>
        </w:pPrChange>
      </w:pPr>
      <w:ins w:id="435" w:author="Britton Hammit" w:date="2019-12-16T12:46:00Z">
        <w:r>
          <w:t>The vehicle routes should start as far upstream of the intersection as possible.</w:t>
        </w:r>
      </w:ins>
    </w:p>
    <w:p w14:paraId="42618194" w14:textId="7CAE8680" w:rsidR="00D2755C" w:rsidRDefault="00D2755C">
      <w:pPr>
        <w:pStyle w:val="ListParagraph"/>
        <w:numPr>
          <w:ilvl w:val="1"/>
          <w:numId w:val="26"/>
        </w:numPr>
        <w:rPr>
          <w:ins w:id="436" w:author="Britton Hammit" w:date="2019-12-16T12:47:00Z"/>
        </w:rPr>
        <w:pPrChange w:id="437" w:author="Britton Hammit" w:date="2019-12-16T12:47:00Z">
          <w:pPr>
            <w:pStyle w:val="ListParagraph"/>
            <w:numPr>
              <w:ilvl w:val="1"/>
              <w:numId w:val="25"/>
            </w:numPr>
            <w:ind w:left="1494" w:hanging="360"/>
          </w:pPr>
        </w:pPrChange>
      </w:pPr>
      <w:ins w:id="438" w:author="Britton Hammit" w:date="2019-12-16T12:46:00Z">
        <w:r>
          <w:t>The “combine vehicle routes” parameter should be selected to allow vehicles t</w:t>
        </w:r>
      </w:ins>
      <w:ins w:id="439" w:author="Britton Hammit" w:date="2019-12-16T12:47:00Z">
        <w:r>
          <w:t xml:space="preserve">o see ahead to their next route. </w:t>
        </w:r>
      </w:ins>
    </w:p>
    <w:p w14:paraId="55ECD76F" w14:textId="41D95099" w:rsidR="00D2755C" w:rsidRPr="0096547A" w:rsidRDefault="00D72B74">
      <w:pPr>
        <w:pStyle w:val="ListParagraph"/>
        <w:numPr>
          <w:ilvl w:val="0"/>
          <w:numId w:val="26"/>
        </w:numPr>
        <w:rPr>
          <w:ins w:id="440" w:author="Britton Hammit" w:date="2019-12-16T12:32:00Z"/>
          <w:rPrChange w:id="441" w:author="Britton Hammit" w:date="2019-12-16T12:33:00Z">
            <w:rPr>
              <w:ins w:id="442" w:author="Britton Hammit" w:date="2019-12-16T12:32:00Z"/>
            </w:rPr>
          </w:rPrChange>
        </w:rPr>
        <w:pPrChange w:id="443" w:author="Britton Hammit" w:date="2019-12-16T12:51:00Z">
          <w:pPr>
            <w:pStyle w:val="Heading1"/>
          </w:pPr>
        </w:pPrChange>
      </w:pPr>
      <w:ins w:id="444" w:author="Britton Hammit" w:date="2019-12-16T12:51:00Z">
        <w:r>
          <w:t xml:space="preserve">Once inputs and routes are incorporated into the network, </w:t>
        </w:r>
      </w:ins>
      <w:ins w:id="445" w:author="Britton Hammit" w:date="2019-12-16T12:52:00Z">
        <w:r>
          <w:t>v</w:t>
        </w:r>
      </w:ins>
      <w:ins w:id="446" w:author="Britton Hammit" w:date="2019-12-16T12:48:00Z">
        <w:r w:rsidR="00D2755C">
          <w:t xml:space="preserve">olumes should be </w:t>
        </w:r>
        <w:proofErr w:type="spellStart"/>
        <w:r w:rsidR="00D2755C">
          <w:t>QC’d</w:t>
        </w:r>
        <w:proofErr w:type="spellEnd"/>
        <w:r w:rsidR="00D2755C">
          <w:t xml:space="preserve"> in VHelper to ensure volumes were correctly loaded.</w:t>
        </w:r>
      </w:ins>
    </w:p>
    <w:p w14:paraId="604CCA2B" w14:textId="04A38364" w:rsidR="00C67D7E" w:rsidRDefault="000356D5" w:rsidP="000356D5">
      <w:pPr>
        <w:pStyle w:val="Heading1"/>
      </w:pPr>
      <w:r>
        <w:lastRenderedPageBreak/>
        <w:t>Summary Calibration Adjustments</w:t>
      </w:r>
    </w:p>
    <w:p w14:paraId="7CF4CC8D" w14:textId="77777777" w:rsidR="005F6712" w:rsidRPr="005F6712" w:rsidRDefault="005F6712" w:rsidP="005F6712">
      <w:r>
        <w:t xml:space="preserve">The following are a list of pre-defined </w:t>
      </w:r>
      <w:r w:rsidR="00061D6B">
        <w:t>elements and parameters that may need adjustment during calibration. Further discussion of calibration protocol will be discussed and documented once reaching that project stage.</w:t>
      </w:r>
    </w:p>
    <w:p w14:paraId="565843DE" w14:textId="77777777" w:rsidR="005F6712" w:rsidRDefault="005F6712" w:rsidP="005F6712">
      <w:pPr>
        <w:pStyle w:val="ListParagraph"/>
        <w:numPr>
          <w:ilvl w:val="0"/>
          <w:numId w:val="23"/>
        </w:numPr>
      </w:pPr>
      <w:r>
        <w:t>Lane change distances.</w:t>
      </w:r>
    </w:p>
    <w:p w14:paraId="1330853A" w14:textId="77777777" w:rsidR="00061D6B" w:rsidRDefault="00061D6B" w:rsidP="005F6712">
      <w:pPr>
        <w:pStyle w:val="ListParagraph"/>
        <w:numPr>
          <w:ilvl w:val="0"/>
          <w:numId w:val="23"/>
        </w:numPr>
      </w:pPr>
      <w:r>
        <w:t>Driving behavior parameters.</w:t>
      </w:r>
    </w:p>
    <w:p w14:paraId="4773B2EC" w14:textId="77777777" w:rsidR="005F6712" w:rsidRDefault="005F6712" w:rsidP="005F6712">
      <w:pPr>
        <w:pStyle w:val="ListParagraph"/>
        <w:numPr>
          <w:ilvl w:val="0"/>
          <w:numId w:val="23"/>
        </w:numPr>
      </w:pPr>
      <w:r>
        <w:t>“Keep Clear” Priority Rules at intersections.</w:t>
      </w:r>
    </w:p>
    <w:p w14:paraId="3CA3F20F" w14:textId="59C160E3" w:rsidR="005F6712" w:rsidRDefault="005F6712" w:rsidP="005F6712">
      <w:pPr>
        <w:pStyle w:val="ListParagraph"/>
        <w:numPr>
          <w:ilvl w:val="0"/>
          <w:numId w:val="23"/>
        </w:numPr>
        <w:rPr>
          <w:ins w:id="447" w:author="Britton Hammit" w:date="2019-12-16T16:45:00Z"/>
        </w:rPr>
      </w:pPr>
      <w:r>
        <w:t>Conflict area parameters.</w:t>
      </w:r>
    </w:p>
    <w:p w14:paraId="6AAED049" w14:textId="06B33969" w:rsidR="00973578" w:rsidRDefault="00973578">
      <w:pPr>
        <w:pStyle w:val="ListParagraph"/>
        <w:numPr>
          <w:ilvl w:val="1"/>
          <w:numId w:val="23"/>
        </w:numPr>
        <w:rPr>
          <w:ins w:id="448" w:author="Britton Hammit" w:date="2019-12-16T12:28:00Z"/>
        </w:rPr>
        <w:pPrChange w:id="449" w:author="Britton Hammit" w:date="2019-12-16T16:45:00Z">
          <w:pPr>
            <w:pStyle w:val="ListParagraph"/>
            <w:numPr>
              <w:numId w:val="23"/>
            </w:numPr>
            <w:ind w:hanging="360"/>
          </w:pPr>
        </w:pPrChange>
      </w:pPr>
      <w:ins w:id="450" w:author="Britton Hammit" w:date="2019-12-16T16:45:00Z">
        <w:r>
          <w:t>Shorten min gap for P</w:t>
        </w:r>
      </w:ins>
      <w:ins w:id="451" w:author="Britton Hammit" w:date="2019-12-16T16:46:00Z">
        <w:r>
          <w:t>riority Rules (peds)</w:t>
        </w:r>
      </w:ins>
    </w:p>
    <w:p w14:paraId="20572FA0" w14:textId="2A2CC38F" w:rsidR="00C03B42" w:rsidRDefault="00C03B42" w:rsidP="005F6712">
      <w:pPr>
        <w:pStyle w:val="ListParagraph"/>
        <w:numPr>
          <w:ilvl w:val="0"/>
          <w:numId w:val="23"/>
        </w:numPr>
      </w:pPr>
      <w:ins w:id="452" w:author="Britton Hammit" w:date="2019-12-16T12:28:00Z">
        <w:r>
          <w:t>Priority rule parameters.</w:t>
        </w:r>
      </w:ins>
    </w:p>
    <w:p w14:paraId="7889F99F" w14:textId="77777777" w:rsidR="005F6712" w:rsidRDefault="005F6712" w:rsidP="005F6712">
      <w:pPr>
        <w:pStyle w:val="ListParagraph"/>
        <w:numPr>
          <w:ilvl w:val="0"/>
          <w:numId w:val="23"/>
        </w:numPr>
      </w:pPr>
      <w:r>
        <w:t>Lane width adjustments (note – Synchro file has lane widths included).</w:t>
      </w:r>
    </w:p>
    <w:p w14:paraId="603A303C" w14:textId="77777777" w:rsidR="000356D5" w:rsidRDefault="000356D5" w:rsidP="000356D5">
      <w:pPr>
        <w:pStyle w:val="ListParagraph"/>
        <w:numPr>
          <w:ilvl w:val="0"/>
          <w:numId w:val="23"/>
        </w:numPr>
      </w:pPr>
      <w:r>
        <w:t>Left-turning into and out of service lane mid-block access points.</w:t>
      </w:r>
    </w:p>
    <w:p w14:paraId="33596828" w14:textId="0C9DFAF4" w:rsidR="005F6712" w:rsidRDefault="005F6712" w:rsidP="005F6712">
      <w:pPr>
        <w:pStyle w:val="ListParagraph"/>
        <w:numPr>
          <w:ilvl w:val="0"/>
          <w:numId w:val="23"/>
        </w:numPr>
        <w:rPr>
          <w:ins w:id="453" w:author="Britton Hammit" w:date="2019-12-16T12:31:00Z"/>
        </w:rPr>
      </w:pPr>
      <w:r>
        <w:t>Bicycle and scooter movements in crosswalks and service lanes.</w:t>
      </w:r>
    </w:p>
    <w:p w14:paraId="23B11811" w14:textId="02CCC4B8" w:rsidR="0096547A" w:rsidRPr="000356D5" w:rsidRDefault="0096547A" w:rsidP="005F6712">
      <w:pPr>
        <w:pStyle w:val="ListParagraph"/>
        <w:numPr>
          <w:ilvl w:val="0"/>
          <w:numId w:val="23"/>
        </w:numPr>
      </w:pPr>
      <w:ins w:id="454" w:author="Britton Hammit" w:date="2019-12-16T12:31:00Z">
        <w:r>
          <w:t>Lane blockages or construction activities identified during the field observations.</w:t>
        </w:r>
      </w:ins>
    </w:p>
    <w:p w14:paraId="07FD91C3" w14:textId="77777777" w:rsidR="00190874" w:rsidRDefault="00190874" w:rsidP="00C67D7E">
      <w:pPr>
        <w:pStyle w:val="Heading2"/>
      </w:pPr>
    </w:p>
    <w:sectPr w:rsidR="00190874" w:rsidSect="00C423B8">
      <w:headerReference w:type="default" r:id="rId15"/>
      <w:footerReference w:type="default" r:id="rId16"/>
      <w:headerReference w:type="first" r:id="rId17"/>
      <w:footerReference w:type="first" r:id="rId18"/>
      <w:type w:val="continuous"/>
      <w:pgSz w:w="12240" w:h="15840"/>
      <w:pgMar w:top="1440" w:right="1440" w:bottom="1440" w:left="1440" w:header="720" w:footer="864" w:gutter="0"/>
      <w:pgNumType w:start="1" w:chapStyle="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Tong, Jiaxin" w:date="2019-12-10T22:26:00Z" w:initials="TJ">
    <w:p w14:paraId="08330BC6" w14:textId="4E0014EA" w:rsidR="0002206F" w:rsidRDefault="0002206F">
      <w:pPr>
        <w:pStyle w:val="CommentText"/>
      </w:pPr>
      <w:r>
        <w:rPr>
          <w:rStyle w:val="CommentReference"/>
        </w:rPr>
        <w:annotationRef/>
      </w:r>
      <w:r>
        <w:t xml:space="preserve">Any construction activities that </w:t>
      </w:r>
      <w:r w:rsidR="00623FFC">
        <w:t>block any travel lanes on side streets? I recall seeing one side RT lane completely occupied by parking (I took a picture).</w:t>
      </w:r>
    </w:p>
  </w:comment>
  <w:comment w:id="4" w:author="Markham, Daniel" w:date="2019-12-10T14:21:00Z" w:initials="MD">
    <w:p w14:paraId="0AA31E4B" w14:textId="77777777" w:rsidR="00691F49" w:rsidRDefault="00691F49">
      <w:pPr>
        <w:pStyle w:val="CommentText"/>
      </w:pPr>
      <w:r>
        <w:rPr>
          <w:rStyle w:val="CommentReference"/>
        </w:rPr>
        <w:annotationRef/>
      </w:r>
      <w:r>
        <w:t xml:space="preserve">How will we code directionality, if at all?  I would imagine the crosswalks at K/CT </w:t>
      </w:r>
      <w:r w:rsidR="00CC6538">
        <w:t>are highly directional (away from metro in the AM, toward metro in the PM)</w:t>
      </w:r>
    </w:p>
  </w:comment>
  <w:comment w:id="5" w:author="Britton Hammit" w:date="2019-12-10T14:48:00Z" w:initials="BH">
    <w:p w14:paraId="01DB3D43" w14:textId="3FDAECCA" w:rsidR="005E6B82" w:rsidRDefault="005E6B82">
      <w:pPr>
        <w:pStyle w:val="CommentText"/>
      </w:pPr>
      <w:r>
        <w:rPr>
          <w:rStyle w:val="CommentReference"/>
        </w:rPr>
        <w:annotationRef/>
      </w:r>
      <w:r>
        <w:t>Pedestrian crosswalks will be coded as directional (two separate links for each direction). So as long as we have data to that resolution, we can replicate it in the field.</w:t>
      </w:r>
    </w:p>
  </w:comment>
  <w:comment w:id="9" w:author="Tong, Jiaxin" w:date="2019-12-10T22:23:00Z" w:initials="TJ">
    <w:p w14:paraId="7AEA852B" w14:textId="15C749C4" w:rsidR="00FF682B" w:rsidRDefault="00FF682B">
      <w:pPr>
        <w:pStyle w:val="CommentText"/>
      </w:pPr>
      <w:r>
        <w:rPr>
          <w:rStyle w:val="CommentReference"/>
        </w:rPr>
        <w:annotationRef/>
      </w:r>
      <w:r>
        <w:t>Agree with K, but cycle track on 15</w:t>
      </w:r>
      <w:r w:rsidRPr="00FF682B">
        <w:rPr>
          <w:vertAlign w:val="superscript"/>
        </w:rPr>
        <w:t>th</w:t>
      </w:r>
      <w:r>
        <w:t xml:space="preserve"> carries a ton of cyclists in AM; 11</w:t>
      </w:r>
      <w:r w:rsidRPr="00FF682B">
        <w:rPr>
          <w:vertAlign w:val="superscript"/>
        </w:rPr>
        <w:t>th</w:t>
      </w:r>
      <w:r>
        <w:t xml:space="preserve"> bike lanes.</w:t>
      </w:r>
    </w:p>
  </w:comment>
  <w:comment w:id="31" w:author="Markham, Daniel" w:date="2019-12-10T14:34:00Z" w:initials="MD">
    <w:p w14:paraId="2ECDD2C1" w14:textId="77777777" w:rsidR="00D73190" w:rsidRDefault="00D73190">
      <w:pPr>
        <w:pStyle w:val="CommentText"/>
      </w:pPr>
      <w:r>
        <w:rPr>
          <w:rStyle w:val="CommentReference"/>
        </w:rPr>
        <w:annotationRef/>
      </w:r>
      <w:r>
        <w:t>Is that enough?  We’ll have ped volumes in excess of 400 peds per hour</w:t>
      </w:r>
    </w:p>
  </w:comment>
  <w:comment w:id="32" w:author="Britton Hammit" w:date="2019-12-10T14:55:00Z" w:initials="BH">
    <w:p w14:paraId="03A41E23" w14:textId="5B359043" w:rsidR="00233550" w:rsidRDefault="00233550">
      <w:pPr>
        <w:pStyle w:val="CommentText"/>
      </w:pPr>
      <w:r>
        <w:rPr>
          <w:rStyle w:val="CommentReference"/>
        </w:rPr>
        <w:annotationRef/>
      </w:r>
      <w:r>
        <w:t>Good point – increased.</w:t>
      </w:r>
    </w:p>
  </w:comment>
  <w:comment w:id="33" w:author="Tong, Jiaxin" w:date="2019-12-10T22:14:00Z" w:initials="TJ">
    <w:p w14:paraId="43E05C47" w14:textId="32A0C654" w:rsidR="004D1020" w:rsidRDefault="004D1020">
      <w:pPr>
        <w:pStyle w:val="CommentText"/>
      </w:pPr>
      <w:r>
        <w:rPr>
          <w:rStyle w:val="CommentReference"/>
        </w:rPr>
        <w:annotationRef/>
      </w:r>
      <w:r>
        <w:t xml:space="preserve">Not sure peds queued on link without ped area modeled (ped module); does large ped volume affect RTOR at any locations? If so, we may need to use ped module. We should verify </w:t>
      </w:r>
      <w:r w:rsidR="00A218CB">
        <w:t>field review or video</w:t>
      </w:r>
    </w:p>
  </w:comment>
  <w:comment w:id="34" w:author="Britton Hammit" w:date="2019-12-11T09:16:00Z" w:initials="BH">
    <w:p w14:paraId="53EBA310" w14:textId="2151C689" w:rsidR="00AF3A38" w:rsidRDefault="00AF3A38">
      <w:pPr>
        <w:pStyle w:val="CommentText"/>
      </w:pPr>
      <w:r>
        <w:rPr>
          <w:rStyle w:val="CommentReference"/>
        </w:rPr>
        <w:annotationRef/>
      </w:r>
      <w:r>
        <w:t>The peds normally queue right behind the Ped signal, right? As long as we give them sufficient storage space, and maybe will need to increase the crosswalk widths.</w:t>
      </w:r>
    </w:p>
  </w:comment>
  <w:comment w:id="110" w:author="Tong, Jiaxin" w:date="2019-12-10T21:48:00Z" w:initials="TJ">
    <w:p w14:paraId="3A1B5CC5" w14:textId="34EE2E02" w:rsidR="00AD5AB2" w:rsidRDefault="00AD5AB2">
      <w:pPr>
        <w:pStyle w:val="CommentText"/>
      </w:pPr>
      <w:r>
        <w:rPr>
          <w:rStyle w:val="CommentReference"/>
        </w:rPr>
        <w:annotationRef/>
      </w:r>
      <w:r>
        <w:t xml:space="preserve">How do we deal with offset? </w:t>
      </w:r>
      <w:proofErr w:type="gramStart"/>
      <w:r w:rsidR="00081E43">
        <w:t>Sure</w:t>
      </w:r>
      <w:proofErr w:type="gramEnd"/>
      <w:r w:rsidR="00081E43">
        <w:t xml:space="preserve"> we won’t have it for QC either?</w:t>
      </w:r>
    </w:p>
  </w:comment>
  <w:comment w:id="111" w:author="Britton Hammit" w:date="2019-12-16T12:29:00Z" w:initials="BH">
    <w:p w14:paraId="2A41DECC" w14:textId="77777777" w:rsidR="00C03B42" w:rsidRDefault="00C03B42">
      <w:pPr>
        <w:pStyle w:val="CommentText"/>
      </w:pPr>
      <w:r>
        <w:rPr>
          <w:rStyle w:val="CommentReference"/>
        </w:rPr>
        <w:annotationRef/>
      </w:r>
      <w:r>
        <w:t xml:space="preserve">The offset is in the synchro file? For Benning, we had an issue with Pedestrian </w:t>
      </w:r>
      <w:r w:rsidR="0096547A">
        <w:t>recalls and walk-rest. But, we’ve stated that all signals will be operating under max recall and all ped signals will have ped recall and walk-rest.</w:t>
      </w:r>
    </w:p>
    <w:p w14:paraId="5B9929E9" w14:textId="77777777" w:rsidR="0096547A" w:rsidRDefault="0096547A">
      <w:pPr>
        <w:pStyle w:val="CommentText"/>
      </w:pPr>
    </w:p>
    <w:p w14:paraId="2E9C3880" w14:textId="60631DB8" w:rsidR="0096547A" w:rsidRDefault="0096547A">
      <w:pPr>
        <w:pStyle w:val="CommentText"/>
      </w:pPr>
      <w:r w:rsidRPr="0096547A">
        <w:rPr>
          <w:highlight w:val="yellow"/>
        </w:rPr>
        <w:t>Daniel M. – is there anything that we’d be missing from the Synchro files?</w:t>
      </w:r>
    </w:p>
  </w:comment>
  <w:comment w:id="113" w:author="Markham, Daniel" w:date="2019-12-10T14:39:00Z" w:initials="MD">
    <w:p w14:paraId="07A15A78" w14:textId="77777777" w:rsidR="001F5F44" w:rsidRDefault="001F5F44">
      <w:pPr>
        <w:pStyle w:val="CommentText"/>
      </w:pPr>
      <w:r>
        <w:rPr>
          <w:rStyle w:val="CommentReference"/>
        </w:rPr>
        <w:annotationRef/>
      </w:r>
      <w:r>
        <w:t>Everything should be in max recall</w:t>
      </w:r>
    </w:p>
  </w:comment>
  <w:comment w:id="114" w:author="Britton Hammit" w:date="2019-12-10T14:50:00Z" w:initials="BH">
    <w:p w14:paraId="18CB50BB" w14:textId="7C018C6E" w:rsidR="005E6B82" w:rsidRDefault="005E6B82">
      <w:pPr>
        <w:pStyle w:val="CommentText"/>
      </w:pPr>
      <w:r>
        <w:rPr>
          <w:rStyle w:val="CommentReference"/>
        </w:rPr>
        <w:annotationRef/>
      </w:r>
      <w:r w:rsidR="007C052B">
        <w:t>Noted. This removes the need for vehicle and pedestrian detectors.</w:t>
      </w:r>
    </w:p>
  </w:comment>
  <w:comment w:id="159" w:author="Tong, Jiaxin" w:date="2019-12-10T22:05:00Z" w:initials="TJ">
    <w:p w14:paraId="5DE03BC8" w14:textId="6CD82977" w:rsidR="00E0409C" w:rsidRDefault="00E0409C">
      <w:pPr>
        <w:pStyle w:val="CommentText"/>
      </w:pPr>
      <w:r>
        <w:rPr>
          <w:rStyle w:val="CommentReference"/>
        </w:rPr>
        <w:annotationRef/>
      </w:r>
      <w:r>
        <w:t>I have got some reservations about using conflict area for RT yield to pedestrians; I think priority rules control traffic behavior better</w:t>
      </w:r>
    </w:p>
  </w:comment>
  <w:comment w:id="160" w:author="Britton Hammit" w:date="2019-12-11T09:32:00Z" w:initials="BH">
    <w:p w14:paraId="3892A96F" w14:textId="2CF1F731" w:rsidR="00083B8A" w:rsidRPr="00083B8A" w:rsidRDefault="00083B8A">
      <w:pPr>
        <w:pStyle w:val="CommentText"/>
      </w:pPr>
      <w:r>
        <w:rPr>
          <w:rStyle w:val="CommentReference"/>
        </w:rPr>
        <w:annotationRef/>
      </w:r>
      <w:r w:rsidRPr="00083B8A">
        <w:t>I’m ok with using priority rules for Pedestrian conflicts due to the number of peds we’re expecting.</w:t>
      </w:r>
    </w:p>
    <w:p w14:paraId="1BE3B38A" w14:textId="77777777" w:rsidR="00083B8A" w:rsidRDefault="00083B8A">
      <w:pPr>
        <w:pStyle w:val="CommentText"/>
        <w:rPr>
          <w:highlight w:val="yellow"/>
        </w:rPr>
      </w:pPr>
    </w:p>
    <w:p w14:paraId="7F44FDC4" w14:textId="77777777" w:rsidR="00083B8A" w:rsidRDefault="00083B8A">
      <w:pPr>
        <w:pStyle w:val="CommentText"/>
      </w:pPr>
      <w:r w:rsidRPr="00083B8A">
        <w:rPr>
          <w:highlight w:val="yellow"/>
        </w:rPr>
        <w:t>Niraja</w:t>
      </w:r>
      <w:r>
        <w:t xml:space="preserve"> – do you have a preference or thoughts on this?</w:t>
      </w:r>
    </w:p>
    <w:p w14:paraId="0463AB7B" w14:textId="5D3D7A83" w:rsidR="007B4B4F" w:rsidRDefault="007B4B4F">
      <w:pPr>
        <w:pStyle w:val="CommentText"/>
      </w:pPr>
      <w:r>
        <w:t>I usually start with conflict areas and during the calibration I sometime change it to Priority rules</w:t>
      </w:r>
    </w:p>
  </w:comment>
  <w:comment w:id="161" w:author="Britton Hammit" w:date="2019-12-16T09:00:00Z" w:initials="BH">
    <w:p w14:paraId="7127494D" w14:textId="6B015EBC" w:rsidR="00DF14C1" w:rsidRDefault="00DF14C1">
      <w:pPr>
        <w:pStyle w:val="CommentText"/>
      </w:pPr>
      <w:r>
        <w:rPr>
          <w:rStyle w:val="CommentReference"/>
        </w:rPr>
        <w:annotationRef/>
      </w:r>
      <w:r>
        <w:t xml:space="preserve">We will start by coding these as </w:t>
      </w:r>
      <w:r w:rsidRPr="00DF14C1">
        <w:rPr>
          <w:u w:val="single"/>
        </w:rPr>
        <w:t>priority rules.</w:t>
      </w:r>
      <w:r>
        <w:t xml:space="preserve"> </w:t>
      </w:r>
      <w:r w:rsidR="00C03B42">
        <w:t>Please reference the table below for starting parameters.</w:t>
      </w:r>
    </w:p>
  </w:comment>
  <w:comment w:id="307" w:author="Markham, Daniel" w:date="2019-12-10T14:42:00Z" w:initials="MD">
    <w:p w14:paraId="5418742D" w14:textId="77777777" w:rsidR="004A7493" w:rsidRDefault="004A7493">
      <w:pPr>
        <w:pStyle w:val="CommentText"/>
      </w:pPr>
      <w:r>
        <w:rPr>
          <w:rStyle w:val="CommentReference"/>
        </w:rPr>
        <w:annotationRef/>
      </w:r>
      <w:r>
        <w:t>What’s the priority for ML to SL vs. SL to SL?  Would that fall under zipper merge?  This seems to be a first come, first serve scenario, although I imagine the through volume on SL approaches is low</w:t>
      </w:r>
    </w:p>
  </w:comment>
  <w:comment w:id="308" w:author="Britton Hammit" w:date="2019-12-10T14:51:00Z" w:initials="BH">
    <w:p w14:paraId="638E6D2C" w14:textId="7DED5066" w:rsidR="004A7493" w:rsidRDefault="004A7493">
      <w:pPr>
        <w:pStyle w:val="CommentText"/>
      </w:pPr>
      <w:r>
        <w:rPr>
          <w:rStyle w:val="CommentReference"/>
        </w:rPr>
        <w:annotationRef/>
      </w:r>
      <w:r>
        <w:t>I think we’ll want to model this with Conflict Areas. I added a specific row in the CA table for this.</w:t>
      </w:r>
    </w:p>
  </w:comment>
  <w:comment w:id="374" w:author="Markham, Daniel" w:date="2019-12-10T14:44:00Z" w:initials="MD">
    <w:p w14:paraId="492DC03C" w14:textId="77777777" w:rsidR="008E4A17" w:rsidRDefault="008E4A17">
      <w:pPr>
        <w:pStyle w:val="CommentText"/>
      </w:pPr>
      <w:r>
        <w:rPr>
          <w:rStyle w:val="CommentReference"/>
        </w:rPr>
        <w:annotationRef/>
      </w:r>
      <w:r>
        <w:t>How will we report delay for ML vs. SL movements?</w:t>
      </w:r>
    </w:p>
  </w:comment>
  <w:comment w:id="375" w:author="Britton Hammit" w:date="2019-12-10T14:53:00Z" w:initials="BH">
    <w:p w14:paraId="6A11FDA2" w14:textId="77777777" w:rsidR="00233550" w:rsidRDefault="00233550">
      <w:pPr>
        <w:pStyle w:val="CommentText"/>
      </w:pPr>
      <w:r>
        <w:rPr>
          <w:rStyle w:val="CommentReference"/>
        </w:rPr>
        <w:annotationRef/>
      </w:r>
      <w:r>
        <w:t xml:space="preserve">At intersections, these will be picked up by the nodes. At midblock access points, we would need to add additional nodes. </w:t>
      </w:r>
      <w:r w:rsidRPr="00233550">
        <w:rPr>
          <w:highlight w:val="yellow"/>
        </w:rPr>
        <w:t>Is this something we need to report?</w:t>
      </w:r>
    </w:p>
    <w:p w14:paraId="52AD7F06" w14:textId="77777777" w:rsidR="007B4B4F" w:rsidRDefault="007B4B4F">
      <w:pPr>
        <w:pStyle w:val="CommentText"/>
      </w:pPr>
    </w:p>
    <w:p w14:paraId="729B8894" w14:textId="7DC334FD" w:rsidR="007B4B4F" w:rsidRDefault="007B4B4F">
      <w:pPr>
        <w:pStyle w:val="CommentText"/>
      </w:pPr>
      <w:r>
        <w:t>Niraja: I don’t think it is needed.</w:t>
      </w:r>
    </w:p>
  </w:comment>
  <w:comment w:id="378" w:author="Tong, Jiaxin" w:date="2019-12-10T22:10:00Z" w:initials="TJ">
    <w:p w14:paraId="5E2A2E6A" w14:textId="439ABC6F" w:rsidR="005914F3" w:rsidRDefault="005914F3">
      <w:pPr>
        <w:pStyle w:val="CommentText"/>
      </w:pPr>
      <w:r>
        <w:rPr>
          <w:rStyle w:val="CommentReference"/>
        </w:rPr>
        <w:annotationRef/>
      </w:r>
      <w:proofErr w:type="spellStart"/>
      <w:r>
        <w:t>Mid block</w:t>
      </w:r>
      <w:proofErr w:type="spellEnd"/>
      <w:r>
        <w:t xml:space="preserve"> sidewalks? Not critical, but probably include and assume some activities</w:t>
      </w:r>
    </w:p>
  </w:comment>
  <w:comment w:id="379" w:author="Britton Hammit" w:date="2019-12-16T09:49:00Z" w:initials="BH">
    <w:p w14:paraId="136D7BC9" w14:textId="331262BE" w:rsidR="00075AB8" w:rsidRDefault="00075AB8">
      <w:pPr>
        <w:pStyle w:val="CommentText"/>
      </w:pPr>
      <w:r>
        <w:rPr>
          <w:rStyle w:val="CommentReference"/>
        </w:rPr>
        <w:annotationRef/>
      </w:r>
      <w:r>
        <w:t>Do we have midblock crosswalks in the study area?</w:t>
      </w:r>
    </w:p>
  </w:comment>
  <w:comment w:id="380" w:author="Markham, Daniel" w:date="2019-12-10T14:44:00Z" w:initials="MD">
    <w:p w14:paraId="7B34881F" w14:textId="77777777" w:rsidR="008E4A17" w:rsidRDefault="008E4A17">
      <w:pPr>
        <w:pStyle w:val="CommentText"/>
      </w:pPr>
      <w:r>
        <w:rPr>
          <w:rStyle w:val="CommentReference"/>
        </w:rPr>
        <w:annotationRef/>
      </w:r>
      <w:r>
        <w:t>Do we need to mention the service lanes?  There are a handful of stop-controlled junctions between access lanes and through movements within the SL</w:t>
      </w:r>
    </w:p>
  </w:comment>
  <w:comment w:id="381" w:author="Britton Hammit" w:date="2019-12-10T14:54:00Z" w:initials="BH">
    <w:p w14:paraId="7790844A" w14:textId="06B9093D" w:rsidR="00233550" w:rsidRDefault="00233550">
      <w:pPr>
        <w:pStyle w:val="CommentText"/>
      </w:pPr>
      <w:r>
        <w:rPr>
          <w:rStyle w:val="CommentReference"/>
        </w:rPr>
        <w:annotationRef/>
      </w:r>
      <w:r>
        <w:t>True – In my observations, people didn’t seem to stop going to or from the access lanes, so I’m proposing we replicate the yielding behavior with conflict areas.</w:t>
      </w:r>
    </w:p>
  </w:comment>
  <w:comment w:id="383" w:author="Tong, Jiaxin" w:date="2019-12-10T21:54:00Z" w:initials="TJ">
    <w:p w14:paraId="29A84099" w14:textId="2AB1E4F4" w:rsidR="00886A1D" w:rsidRDefault="00886A1D">
      <w:pPr>
        <w:pStyle w:val="CommentText"/>
      </w:pPr>
      <w:r>
        <w:rPr>
          <w:rStyle w:val="CommentReference"/>
        </w:rPr>
        <w:annotationRef/>
      </w:r>
      <w:r>
        <w:t>Check bus fleet dimension to match WMATA and Circulator buses; there are MTA, Loudoun, and Corporate buses which seem to be bigger</w:t>
      </w:r>
    </w:p>
  </w:comment>
  <w:comment w:id="398" w:author="Tong, Jiaxin" w:date="2019-12-10T22:11:00Z" w:initials="TJ">
    <w:p w14:paraId="223BBEF3" w14:textId="11B1EBE5" w:rsidR="005914F3" w:rsidRDefault="005914F3">
      <w:pPr>
        <w:pStyle w:val="CommentText"/>
      </w:pPr>
      <w:r>
        <w:rPr>
          <w:rStyle w:val="CommentReference"/>
        </w:rPr>
        <w:annotationRef/>
      </w:r>
      <w:r>
        <w:t>Have we observed heavy Drop off in activities in any segments in AM? Something for calibration.</w:t>
      </w:r>
    </w:p>
  </w:comment>
  <w:comment w:id="399" w:author="Britton Hammit" w:date="2019-12-11T09:31:00Z" w:initials="BH">
    <w:p w14:paraId="4F19FA57" w14:textId="4FAB9443" w:rsidR="00083B8A" w:rsidRDefault="00083B8A">
      <w:pPr>
        <w:pStyle w:val="CommentText"/>
      </w:pPr>
      <w:r>
        <w:rPr>
          <w:rStyle w:val="CommentReference"/>
        </w:rPr>
        <w:annotationRef/>
      </w:r>
      <w:r>
        <w:t>I think this will be something we gather from Volume Balancing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330BC6" w15:done="0"/>
  <w15:commentEx w15:paraId="0AA31E4B" w15:done="1"/>
  <w15:commentEx w15:paraId="01DB3D43" w15:paraIdParent="0AA31E4B" w15:done="1"/>
  <w15:commentEx w15:paraId="7AEA852B" w15:done="1"/>
  <w15:commentEx w15:paraId="2ECDD2C1" w15:done="1"/>
  <w15:commentEx w15:paraId="03A41E23" w15:paraIdParent="2ECDD2C1" w15:done="1"/>
  <w15:commentEx w15:paraId="43E05C47" w15:paraIdParent="2ECDD2C1" w15:done="1"/>
  <w15:commentEx w15:paraId="53EBA310" w15:paraIdParent="2ECDD2C1" w15:done="1"/>
  <w15:commentEx w15:paraId="3A1B5CC5" w15:done="0"/>
  <w15:commentEx w15:paraId="2E9C3880" w15:paraIdParent="3A1B5CC5" w15:done="0"/>
  <w15:commentEx w15:paraId="07A15A78" w15:done="1"/>
  <w15:commentEx w15:paraId="18CB50BB" w15:paraIdParent="07A15A78" w15:done="1"/>
  <w15:commentEx w15:paraId="5DE03BC8" w15:done="0"/>
  <w15:commentEx w15:paraId="0463AB7B" w15:paraIdParent="5DE03BC8" w15:done="0"/>
  <w15:commentEx w15:paraId="7127494D" w15:paraIdParent="5DE03BC8" w15:done="0"/>
  <w15:commentEx w15:paraId="5418742D" w15:done="1"/>
  <w15:commentEx w15:paraId="638E6D2C" w15:paraIdParent="5418742D" w15:done="1"/>
  <w15:commentEx w15:paraId="492DC03C" w15:done="1"/>
  <w15:commentEx w15:paraId="729B8894" w15:paraIdParent="492DC03C" w15:done="1"/>
  <w15:commentEx w15:paraId="5E2A2E6A" w15:done="0"/>
  <w15:commentEx w15:paraId="136D7BC9" w15:paraIdParent="5E2A2E6A" w15:done="0"/>
  <w15:commentEx w15:paraId="7B34881F" w15:done="1"/>
  <w15:commentEx w15:paraId="7790844A" w15:paraIdParent="7B34881F" w15:done="1"/>
  <w15:commentEx w15:paraId="29A84099" w15:done="1"/>
  <w15:commentEx w15:paraId="223BBEF3" w15:done="1"/>
  <w15:commentEx w15:paraId="4F19FA57" w15:paraIdParent="223BBEF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330BC6" w16cid:durableId="219A9A27"/>
  <w16cid:commentId w16cid:paraId="0AA31E4B" w16cid:durableId="219A2871"/>
  <w16cid:commentId w16cid:paraId="01DB3D43" w16cid:durableId="219A2EBF"/>
  <w16cid:commentId w16cid:paraId="7AEA852B" w16cid:durableId="219A9954"/>
  <w16cid:commentId w16cid:paraId="2ECDD2C1" w16cid:durableId="219A2B79"/>
  <w16cid:commentId w16cid:paraId="03A41E23" w16cid:durableId="219A306E"/>
  <w16cid:commentId w16cid:paraId="43E05C47" w16cid:durableId="219A973D"/>
  <w16cid:commentId w16cid:paraId="53EBA310" w16cid:durableId="219B3279"/>
  <w16cid:commentId w16cid:paraId="3A1B5CC5" w16cid:durableId="219A9118"/>
  <w16cid:commentId w16cid:paraId="2E9C3880" w16cid:durableId="21A1F70E"/>
  <w16cid:commentId w16cid:paraId="07A15A78" w16cid:durableId="219A2C84"/>
  <w16cid:commentId w16cid:paraId="18CB50BB" w16cid:durableId="219A2F43"/>
  <w16cid:commentId w16cid:paraId="5DE03BC8" w16cid:durableId="219A9510"/>
  <w16cid:commentId w16cid:paraId="0463AB7B" w16cid:durableId="219B361C"/>
  <w16cid:commentId w16cid:paraId="7127494D" w16cid:durableId="21A1C629"/>
  <w16cid:commentId w16cid:paraId="5418742D" w16cid:durableId="219A2D38"/>
  <w16cid:commentId w16cid:paraId="638E6D2C" w16cid:durableId="219A2F71"/>
  <w16cid:commentId w16cid:paraId="492DC03C" w16cid:durableId="219A2DCD"/>
  <w16cid:commentId w16cid:paraId="729B8894" w16cid:durableId="219A2FE6"/>
  <w16cid:commentId w16cid:paraId="5E2A2E6A" w16cid:durableId="219A963D"/>
  <w16cid:commentId w16cid:paraId="136D7BC9" w16cid:durableId="21A1D194"/>
  <w16cid:commentId w16cid:paraId="7B34881F" w16cid:durableId="219A2DE2"/>
  <w16cid:commentId w16cid:paraId="7790844A" w16cid:durableId="219A300A"/>
  <w16cid:commentId w16cid:paraId="29A84099" w16cid:durableId="219A927A"/>
  <w16cid:commentId w16cid:paraId="223BBEF3" w16cid:durableId="219A9678"/>
  <w16cid:commentId w16cid:paraId="4F19FA57" w16cid:durableId="219B35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96D87" w14:textId="77777777" w:rsidR="00FB07A3" w:rsidRDefault="00FB07A3" w:rsidP="009114F9">
      <w:pPr>
        <w:spacing w:after="0" w:line="240" w:lineRule="auto"/>
      </w:pPr>
      <w:r>
        <w:separator/>
      </w:r>
    </w:p>
  </w:endnote>
  <w:endnote w:type="continuationSeparator" w:id="0">
    <w:p w14:paraId="6FF7D029" w14:textId="77777777" w:rsidR="00FB07A3" w:rsidRDefault="00FB07A3" w:rsidP="00911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HelveticaNeueLT Com 55 Roman">
    <w:altName w:val="Arial"/>
    <w:charset w:val="00"/>
    <w:family w:val="swiss"/>
    <w:pitch w:val="variable"/>
    <w:sig w:usb0="800000AF" w:usb1="10002042" w:usb2="00000000" w:usb3="00000000" w:csb0="0000009B" w:csb1="00000000"/>
  </w:font>
  <w:font w:name="HelveticaNeueLT Com 65 Md">
    <w:altName w:val="Arial"/>
    <w:charset w:val="00"/>
    <w:family w:val="swiss"/>
    <w:pitch w:val="variable"/>
    <w:sig w:usb0="800000AF" w:usb1="10002042" w:usb2="00000000" w:usb3="00000000" w:csb0="0000009B" w:csb1="00000000"/>
  </w:font>
  <w:font w:name="SimHei">
    <w:altName w:val="黑体"/>
    <w:panose1 w:val="02010600030101010101"/>
    <w:charset w:val="86"/>
    <w:family w:val="modern"/>
    <w:pitch w:val="fixed"/>
    <w:sig w:usb0="800002BF" w:usb1="38CF7CFA" w:usb2="00000016" w:usb3="00000000" w:csb0="00040001" w:csb1="00000000"/>
  </w:font>
  <w:font w:name="Open Sans Semibold">
    <w:altName w:val="Segoe UI"/>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644ED" w14:textId="77777777" w:rsidR="007373C1" w:rsidRDefault="007373C1">
    <w:pPr>
      <w:pStyle w:val="Footer"/>
    </w:pPr>
    <w:r>
      <w:rPr>
        <w:noProof/>
      </w:rPr>
      <w:drawing>
        <wp:anchor distT="0" distB="0" distL="114300" distR="114300" simplePos="0" relativeHeight="251669504" behindDoc="0" locked="0" layoutInCell="1" allowOverlap="1" wp14:anchorId="529446E0" wp14:editId="1D6FF1A5">
          <wp:simplePos x="0" y="0"/>
          <wp:positionH relativeFrom="column">
            <wp:posOffset>5852160</wp:posOffset>
          </wp:positionH>
          <wp:positionV relativeFrom="paragraph">
            <wp:posOffset>-526415</wp:posOffset>
          </wp:positionV>
          <wp:extent cx="590550" cy="5756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7565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6A95FA7D" wp14:editId="16B78C6B">
              <wp:simplePos x="0" y="0"/>
              <wp:positionH relativeFrom="margin">
                <wp:posOffset>2819400</wp:posOffset>
              </wp:positionH>
              <wp:positionV relativeFrom="paragraph">
                <wp:posOffset>-295275</wp:posOffset>
              </wp:positionV>
              <wp:extent cx="382905" cy="330835"/>
              <wp:effectExtent l="0" t="0" r="0" b="120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 cy="330835"/>
                      </a:xfrm>
                      <a:prstGeom prst="rect">
                        <a:avLst/>
                      </a:prstGeom>
                      <a:noFill/>
                      <a:ln w="9525">
                        <a:noFill/>
                        <a:miter lim="800000"/>
                        <a:headEnd/>
                        <a:tailEnd/>
                      </a:ln>
                    </wps:spPr>
                    <wps:txbx>
                      <w:txbxContent>
                        <w:p w14:paraId="15F83ECC" w14:textId="77777777" w:rsidR="007373C1" w:rsidRPr="00F151D0" w:rsidRDefault="007373C1" w:rsidP="00505C39">
                          <w:pPr>
                            <w:spacing w:after="0"/>
                            <w:jc w:val="center"/>
                            <w:rPr>
                              <w:rFonts w:ascii="Open Sans" w:hAnsi="Open Sans" w:cs="Open Sans"/>
                              <w:sz w:val="24"/>
                              <w:vertAlign w:val="subscript"/>
                            </w:rPr>
                          </w:pPr>
                          <w:r>
                            <w:rPr>
                              <w:rFonts w:ascii="Open Sans" w:hAnsi="Open Sans" w:cs="Open Sans"/>
                              <w:sz w:val="24"/>
                              <w:vertAlign w:val="subscript"/>
                            </w:rPr>
                            <w:t>2</w:t>
                          </w: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A95FA7D" id="_x0000_t202" coordsize="21600,21600" o:spt="202" path="m,l,21600r21600,l21600,xe">
              <v:stroke joinstyle="miter"/>
              <v:path gradientshapeok="t" o:connecttype="rect"/>
            </v:shapetype>
            <v:shape id="Text Box 2" o:spid="_x0000_s1026" type="#_x0000_t202" style="position:absolute;margin-left:222pt;margin-top:-23.25pt;width:30.15pt;height:26.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" filled="f" stroked="f">
              <v:textbox inset="0,0,0,0">
                <w:txbxContent>
                  <w:p w14:paraId="15F83ECC" w14:textId="77777777" w:rsidR="007373C1" w:rsidRPr="00F151D0" w:rsidRDefault="007373C1" w:rsidP="00505C39">
                    <w:pPr>
                      <w:spacing w:after="0"/>
                      <w:jc w:val="center"/>
                      <w:rPr>
                        <w:rFonts w:ascii="Open Sans" w:hAnsi="Open Sans" w:cs="Open Sans"/>
                        <w:sz w:val="24"/>
                        <w:vertAlign w:val="subscript"/>
                      </w:rPr>
                    </w:pPr>
                    <w:r>
                      <w:rPr>
                        <w:rFonts w:ascii="Open Sans" w:hAnsi="Open Sans" w:cs="Open Sans"/>
                        <w:sz w:val="24"/>
                        <w:vertAlign w:val="subscript"/>
                      </w:rPr>
                      <w:t>2</w:t>
                    </w:r>
                  </w:p>
                </w:txbxContent>
              </v:textbox>
              <w10:wrap type="topAndBottom" anchorx="margin"/>
            </v:shape>
          </w:pict>
        </mc:Fallback>
      </mc:AlternateContent>
    </w:r>
    <w:r>
      <w:rPr>
        <w:noProof/>
      </w:rPr>
      <w:drawing>
        <wp:anchor distT="0" distB="0" distL="114300" distR="114300" simplePos="0" relativeHeight="251659263" behindDoc="0" locked="0" layoutInCell="1" allowOverlap="1" wp14:anchorId="1A9293C7" wp14:editId="043C07E6">
          <wp:simplePos x="0" y="0"/>
          <wp:positionH relativeFrom="column">
            <wp:posOffset>-1057275</wp:posOffset>
          </wp:positionH>
          <wp:positionV relativeFrom="page">
            <wp:posOffset>9305925</wp:posOffset>
          </wp:positionV>
          <wp:extent cx="8272780" cy="981075"/>
          <wp:effectExtent l="0" t="0" r="0" b="952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rcRect b="40926"/>
                  <a:stretch/>
                </pic:blipFill>
                <pic:spPr bwMode="auto">
                  <a:xfrm>
                    <a:off x="0" y="0"/>
                    <a:ext cx="8272780" cy="98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0A215" w14:textId="77777777" w:rsidR="007373C1" w:rsidRDefault="007373C1">
    <w:pPr>
      <w:pStyle w:val="Footer"/>
    </w:pPr>
    <w:r>
      <w:rPr>
        <w:noProof/>
      </w:rPr>
      <w:drawing>
        <wp:anchor distT="0" distB="0" distL="114300" distR="114300" simplePos="0" relativeHeight="251678720" behindDoc="0" locked="0" layoutInCell="1" allowOverlap="1" wp14:anchorId="489B2CD9" wp14:editId="04146A1C">
          <wp:simplePos x="0" y="0"/>
          <wp:positionH relativeFrom="column">
            <wp:posOffset>4686300</wp:posOffset>
          </wp:positionH>
          <wp:positionV relativeFrom="page">
            <wp:posOffset>9374505</wp:posOffset>
          </wp:positionV>
          <wp:extent cx="1457325" cy="335915"/>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335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1E376F84" wp14:editId="4FBDEF66">
          <wp:simplePos x="0" y="0"/>
          <wp:positionH relativeFrom="column">
            <wp:posOffset>-228600</wp:posOffset>
          </wp:positionH>
          <wp:positionV relativeFrom="page">
            <wp:posOffset>9267190</wp:posOffset>
          </wp:positionV>
          <wp:extent cx="1628775" cy="5556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13312"/>
                  <a:stretch/>
                </pic:blipFill>
                <pic:spPr bwMode="auto">
                  <a:xfrm>
                    <a:off x="0" y="0"/>
                    <a:ext cx="1628775" cy="55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4495EABB" wp14:editId="465AD722">
              <wp:simplePos x="0" y="0"/>
              <wp:positionH relativeFrom="column">
                <wp:posOffset>-352426</wp:posOffset>
              </wp:positionH>
              <wp:positionV relativeFrom="paragraph">
                <wp:posOffset>8254</wp:posOffset>
              </wp:positionV>
              <wp:extent cx="6657975"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6579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4323CC" id="Straight Connector 1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65pt" to="49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" strokecolor="#a20c34 [3215]" strokeweight="1.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AB5B7" w14:textId="77777777" w:rsidR="007373C1" w:rsidRDefault="007373C1" w:rsidP="007373C1">
    <w:pPr>
      <w:pStyle w:val="Footer"/>
      <w:jc w:val="both"/>
    </w:pPr>
    <w:r>
      <w:rPr>
        <w:noProof/>
      </w:rPr>
      <mc:AlternateContent>
        <mc:Choice Requires="wps">
          <w:drawing>
            <wp:anchor distT="0" distB="0" distL="114300" distR="114300" simplePos="0" relativeHeight="251692032" behindDoc="0" locked="0" layoutInCell="1" allowOverlap="1" wp14:anchorId="25FC0CF8" wp14:editId="518A42DC">
              <wp:simplePos x="0" y="0"/>
              <wp:positionH relativeFrom="margin">
                <wp:align>center</wp:align>
              </wp:positionH>
              <wp:positionV relativeFrom="paragraph">
                <wp:posOffset>-114935</wp:posOffset>
              </wp:positionV>
              <wp:extent cx="6657975"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66579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FDE4D" id="Straight Connector 11" o:spid="_x0000_s1026" style="position:absolute;flip:y;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05pt" to="524.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" strokecolor="#a20c34 [3215]" strokeweight="1.5pt">
              <v:stroke joinstyle="miter"/>
              <w10:wrap anchorx="margin"/>
            </v:line>
          </w:pict>
        </mc:Fallback>
      </mc:AlternateContent>
    </w:r>
    <w:r>
      <w:rPr>
        <w:noProof/>
      </w:rPr>
      <w:drawing>
        <wp:anchor distT="0" distB="0" distL="114300" distR="114300" simplePos="0" relativeHeight="251684864" behindDoc="0" locked="0" layoutInCell="1" allowOverlap="1" wp14:anchorId="4033D7AD" wp14:editId="1FE5D4F3">
          <wp:simplePos x="0" y="0"/>
          <wp:positionH relativeFrom="column">
            <wp:posOffset>1323975</wp:posOffset>
          </wp:positionH>
          <wp:positionV relativeFrom="page">
            <wp:posOffset>9362440</wp:posOffset>
          </wp:positionV>
          <wp:extent cx="1381125" cy="316865"/>
          <wp:effectExtent l="0" t="0" r="952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3168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noProof/>
        <w:sz w:val="28"/>
        <w:szCs w:val="28"/>
      </w:rPr>
      <mc:AlternateContent>
        <mc:Choice Requires="wps">
          <w:drawing>
            <wp:anchor distT="0" distB="0" distL="114300" distR="114300" simplePos="0" relativeHeight="251688960" behindDoc="0" locked="0" layoutInCell="1" allowOverlap="1" wp14:anchorId="4F274498" wp14:editId="307F5EA6">
              <wp:simplePos x="0" y="0"/>
              <wp:positionH relativeFrom="rightMargin">
                <wp:posOffset>-104775</wp:posOffset>
              </wp:positionH>
              <wp:positionV relativeFrom="bottomMargin">
                <wp:posOffset>601345</wp:posOffset>
              </wp:positionV>
              <wp:extent cx="512445" cy="441325"/>
              <wp:effectExtent l="0" t="0" r="1905" b="0"/>
              <wp:wrapNone/>
              <wp:docPr id="10" name="Flowchart: Alternate Proces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E9701DB" w14:textId="77777777" w:rsidR="007373C1" w:rsidRPr="00DE1651" w:rsidRDefault="007373C1" w:rsidP="00C423B8">
                          <w:pPr>
                            <w:pStyle w:val="Footer"/>
                            <w:pBdr>
                              <w:top w:val="single" w:sz="12" w:space="1" w:color="A20C34" w:themeColor="text2"/>
                              <w:bottom w:val="single" w:sz="18" w:space="1" w:color="A20C34" w:themeColor="text2"/>
                            </w:pBdr>
                            <w:jc w:val="center"/>
                            <w:rPr>
                              <w:b/>
                              <w:color w:val="A20C34" w:themeColor="text2"/>
                              <w:sz w:val="24"/>
                              <w:szCs w:val="28"/>
                            </w:rPr>
                          </w:pPr>
                          <w:r w:rsidRPr="00DE1651">
                            <w:rPr>
                              <w:b/>
                              <w:color w:val="A20C34" w:themeColor="text2"/>
                              <w:sz w:val="20"/>
                            </w:rPr>
                            <w:fldChar w:fldCharType="begin"/>
                          </w:r>
                          <w:r w:rsidRPr="00DE1651">
                            <w:rPr>
                              <w:b/>
                              <w:color w:val="A20C34" w:themeColor="text2"/>
                              <w:sz w:val="20"/>
                            </w:rPr>
                            <w:instrText xml:space="preserve"> PAGE    \* MERGEFORMAT </w:instrText>
                          </w:r>
                          <w:r w:rsidRPr="00DE1651">
                            <w:rPr>
                              <w:b/>
                              <w:color w:val="A20C34" w:themeColor="text2"/>
                              <w:sz w:val="20"/>
                            </w:rPr>
                            <w:fldChar w:fldCharType="separate"/>
                          </w:r>
                          <w:r w:rsidRPr="00DE1651">
                            <w:rPr>
                              <w:b/>
                              <w:noProof/>
                              <w:color w:val="A20C34" w:themeColor="text2"/>
                              <w:sz w:val="24"/>
                              <w:szCs w:val="28"/>
                            </w:rPr>
                            <w:t>2</w:t>
                          </w:r>
                          <w:r w:rsidRPr="00DE1651">
                            <w:rPr>
                              <w:b/>
                              <w:noProof/>
                              <w:color w:val="A20C34" w:themeColor="text2"/>
                              <w:sz w:val="24"/>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2744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left:0;text-align:left;margin-left:-8.25pt;margin-top:47.35pt;width:40.35pt;height:34.75pt;z-index:251688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" filled="f" fillcolor="#5c83b4" stroked="f" strokecolor="#737373">
              <v:textbox>
                <w:txbxContent>
                  <w:p w14:paraId="2E9701DB" w14:textId="77777777" w:rsidR="007373C1" w:rsidRPr="00DE1651" w:rsidRDefault="007373C1" w:rsidP="00C423B8">
                    <w:pPr>
                      <w:pStyle w:val="Footer"/>
                      <w:pBdr>
                        <w:top w:val="single" w:sz="12" w:space="1" w:color="A20C34" w:themeColor="text2"/>
                        <w:bottom w:val="single" w:sz="18" w:space="1" w:color="A20C34" w:themeColor="text2"/>
                      </w:pBdr>
                      <w:jc w:val="center"/>
                      <w:rPr>
                        <w:b/>
                        <w:color w:val="A20C34" w:themeColor="text2"/>
                        <w:sz w:val="24"/>
                        <w:szCs w:val="28"/>
                      </w:rPr>
                    </w:pPr>
                    <w:r w:rsidRPr="00DE1651">
                      <w:rPr>
                        <w:b/>
                        <w:color w:val="A20C34" w:themeColor="text2"/>
                        <w:sz w:val="20"/>
                      </w:rPr>
                      <w:fldChar w:fldCharType="begin"/>
                    </w:r>
                    <w:r w:rsidRPr="00DE1651">
                      <w:rPr>
                        <w:b/>
                        <w:color w:val="A20C34" w:themeColor="text2"/>
                        <w:sz w:val="20"/>
                      </w:rPr>
                      <w:instrText xml:space="preserve"> PAGE    \* MERGEFORMAT </w:instrText>
                    </w:r>
                    <w:r w:rsidRPr="00DE1651">
                      <w:rPr>
                        <w:b/>
                        <w:color w:val="A20C34" w:themeColor="text2"/>
                        <w:sz w:val="20"/>
                      </w:rPr>
                      <w:fldChar w:fldCharType="separate"/>
                    </w:r>
                    <w:r w:rsidRPr="00DE1651">
                      <w:rPr>
                        <w:b/>
                        <w:noProof/>
                        <w:color w:val="A20C34" w:themeColor="text2"/>
                        <w:sz w:val="24"/>
                        <w:szCs w:val="28"/>
                      </w:rPr>
                      <w:t>2</w:t>
                    </w:r>
                    <w:r w:rsidRPr="00DE1651">
                      <w:rPr>
                        <w:b/>
                        <w:noProof/>
                        <w:color w:val="A20C34" w:themeColor="text2"/>
                        <w:sz w:val="24"/>
                        <w:szCs w:val="28"/>
                      </w:rPr>
                      <w:fldChar w:fldCharType="end"/>
                    </w:r>
                  </w:p>
                </w:txbxContent>
              </v:textbox>
              <w10:wrap anchorx="margin" anchory="margin"/>
            </v:shape>
          </w:pict>
        </mc:Fallback>
      </mc:AlternateContent>
    </w:r>
    <w:r>
      <w:softHyphen/>
    </w:r>
    <w:r>
      <w:softHyphen/>
    </w:r>
    <w:sdt>
      <w:sdtPr>
        <w:id w:val="-1658460891"/>
        <w:docPartObj>
          <w:docPartGallery w:val="Page Numbers (Bottom of Page)"/>
          <w:docPartUnique/>
        </w:docPartObj>
      </w:sdtPr>
      <w:sdtEndPr/>
      <w:sdtContent>
        <w:r>
          <w:rPr>
            <w:noProof/>
          </w:rPr>
          <w:drawing>
            <wp:anchor distT="0" distB="0" distL="114300" distR="114300" simplePos="0" relativeHeight="251686912" behindDoc="0" locked="0" layoutInCell="1" allowOverlap="1" wp14:anchorId="215EE192" wp14:editId="50005AA8">
              <wp:simplePos x="0" y="0"/>
              <wp:positionH relativeFrom="column">
                <wp:posOffset>-409575</wp:posOffset>
              </wp:positionH>
              <wp:positionV relativeFrom="page">
                <wp:posOffset>9208770</wp:posOffset>
              </wp:positionV>
              <wp:extent cx="1628775" cy="5556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13312"/>
                      <a:stretch/>
                    </pic:blipFill>
                    <pic:spPr bwMode="auto">
                      <a:xfrm>
                        <a:off x="0" y="0"/>
                        <a:ext cx="1628775" cy="55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5FC1B" w14:textId="77777777" w:rsidR="007373C1" w:rsidRPr="009C2A49" w:rsidRDefault="007373C1" w:rsidP="007373C1">
    <w:pPr>
      <w:pStyle w:val="Footer"/>
      <w:tabs>
        <w:tab w:val="clear" w:pos="9360"/>
      </w:tabs>
    </w:pPr>
    <w:r>
      <w:rPr>
        <w:noProof/>
      </w:rPr>
      <w:drawing>
        <wp:anchor distT="0" distB="0" distL="114300" distR="114300" simplePos="0" relativeHeight="251676672" behindDoc="0" locked="0" layoutInCell="1" allowOverlap="1" wp14:anchorId="18082BEB" wp14:editId="0C899A7C">
          <wp:simplePos x="0" y="0"/>
          <wp:positionH relativeFrom="column">
            <wp:posOffset>-933450</wp:posOffset>
          </wp:positionH>
          <wp:positionV relativeFrom="paragraph">
            <wp:posOffset>-352425</wp:posOffset>
          </wp:positionV>
          <wp:extent cx="7791450" cy="9124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0" cy="9124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E19E2" w14:textId="77777777" w:rsidR="00FB07A3" w:rsidRDefault="00FB07A3" w:rsidP="009114F9">
      <w:pPr>
        <w:spacing w:after="0" w:line="240" w:lineRule="auto"/>
      </w:pPr>
      <w:r>
        <w:separator/>
      </w:r>
    </w:p>
  </w:footnote>
  <w:footnote w:type="continuationSeparator" w:id="0">
    <w:p w14:paraId="3ECBC293" w14:textId="77777777" w:rsidR="00FB07A3" w:rsidRDefault="00FB07A3" w:rsidP="00911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1736C" w14:textId="77777777" w:rsidR="007373C1" w:rsidRDefault="007373C1">
    <w:pPr>
      <w:pStyle w:val="Header"/>
    </w:pPr>
    <w:r>
      <w:rPr>
        <w:caps/>
        <w:noProof/>
      </w:rPr>
      <w:drawing>
        <wp:anchor distT="0" distB="0" distL="114300" distR="114300" simplePos="0" relativeHeight="251671552" behindDoc="0" locked="0" layoutInCell="1" allowOverlap="1" wp14:anchorId="0B4BF722" wp14:editId="7C548C38">
          <wp:simplePos x="0" y="0"/>
          <wp:positionH relativeFrom="column">
            <wp:posOffset>5848350</wp:posOffset>
          </wp:positionH>
          <wp:positionV relativeFrom="paragraph">
            <wp:posOffset>-190500</wp:posOffset>
          </wp:positionV>
          <wp:extent cx="714375" cy="663575"/>
          <wp:effectExtent l="0" t="0" r="952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6635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913C1" w14:textId="77777777" w:rsidR="007373C1" w:rsidRDefault="007373C1">
    <w:pPr>
      <w:pStyle w:val="Header"/>
    </w:pPr>
    <w:r>
      <w:rPr>
        <w:caps/>
        <w:noProof/>
      </w:rPr>
      <w:drawing>
        <wp:anchor distT="0" distB="0" distL="114300" distR="114300" simplePos="0" relativeHeight="251673600" behindDoc="0" locked="0" layoutInCell="1" allowOverlap="1" wp14:anchorId="0E07A46D" wp14:editId="563BA0F8">
          <wp:simplePos x="0" y="0"/>
          <wp:positionH relativeFrom="column">
            <wp:posOffset>5753100</wp:posOffset>
          </wp:positionH>
          <wp:positionV relativeFrom="paragraph">
            <wp:posOffset>-123825</wp:posOffset>
          </wp:positionV>
          <wp:extent cx="714375" cy="663575"/>
          <wp:effectExtent l="0" t="0" r="9525"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6635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121E" w14:textId="77777777" w:rsidR="007373C1" w:rsidRDefault="007373C1" w:rsidP="007373C1">
    <w:pPr>
      <w:pStyle w:val="Header"/>
    </w:pPr>
    <w:r w:rsidRPr="000D2EFA">
      <w:rPr>
        <w:b/>
        <w:color w:val="A20C34" w:themeColor="text2"/>
      </w:rPr>
      <w:t xml:space="preserve">K Street </w:t>
    </w:r>
    <w:r>
      <w:rPr>
        <w:b/>
        <w:color w:val="A20C34" w:themeColor="text2"/>
      </w:rPr>
      <w:t xml:space="preserve">NW </w:t>
    </w:r>
    <w:r w:rsidRPr="000D2EFA">
      <w:rPr>
        <w:b/>
        <w:color w:val="A20C34" w:themeColor="text2"/>
      </w:rPr>
      <w:t>Traffic Analysis</w:t>
    </w:r>
    <w:r>
      <w:t xml:space="preserve"> </w:t>
    </w:r>
  </w:p>
  <w:p w14:paraId="1055D88D" w14:textId="3A44C798" w:rsidR="007373C1" w:rsidRPr="009C2A49" w:rsidRDefault="007373C1" w:rsidP="007373C1">
    <w:pPr>
      <w:pStyle w:val="Header"/>
      <w:rPr>
        <w:b/>
        <w:caps/>
      </w:rPr>
    </w:pPr>
    <w:r>
      <w:t>Vissim Coding Style Guide</w:t>
    </w:r>
    <w:r w:rsidRPr="009C2A49">
      <w:tab/>
    </w:r>
    <w:r>
      <w:tab/>
      <w:t>12/</w:t>
    </w:r>
    <w:del w:id="455" w:author="Britton Hammit" w:date="2019-12-16T12:52:00Z">
      <w:r w:rsidDel="00D72B74">
        <w:delText>10</w:delText>
      </w:r>
    </w:del>
    <w:ins w:id="456" w:author="Britton Hammit" w:date="2019-12-16T12:52:00Z">
      <w:r w:rsidR="00D72B74">
        <w:t>16</w:t>
      </w:r>
    </w:ins>
    <w:r>
      <w:t>/2019</w:t>
    </w:r>
  </w:p>
  <w:p w14:paraId="48614FEC" w14:textId="77777777" w:rsidR="007373C1" w:rsidRDefault="007373C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41EB4" w14:textId="77777777" w:rsidR="007373C1" w:rsidRPr="003F0CEE" w:rsidRDefault="007373C1" w:rsidP="007373C1">
    <w:pPr>
      <w:pStyle w:val="Header"/>
      <w:tabs>
        <w:tab w:val="left" w:pos="0"/>
      </w:tabs>
      <w:rPr>
        <w:caps/>
      </w:rPr>
    </w:pPr>
    <w:r>
      <w:rPr>
        <w:caps/>
        <w:noProof/>
      </w:rPr>
      <w:drawing>
        <wp:anchor distT="0" distB="0" distL="114300" distR="114300" simplePos="0" relativeHeight="251675648" behindDoc="0" locked="0" layoutInCell="1" allowOverlap="1" wp14:anchorId="38A2B6D9" wp14:editId="554D782D">
          <wp:simplePos x="0" y="0"/>
          <wp:positionH relativeFrom="column">
            <wp:posOffset>5838825</wp:posOffset>
          </wp:positionH>
          <wp:positionV relativeFrom="paragraph">
            <wp:posOffset>-238125</wp:posOffset>
          </wp:positionV>
          <wp:extent cx="714375" cy="663575"/>
          <wp:effectExtent l="0" t="0" r="952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6635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E5B29680"/>
    <w:lvl w:ilvl="0">
      <w:start w:val="1"/>
      <w:numFmt w:val="lowerRoman"/>
      <w:pStyle w:val="ListNumber3"/>
      <w:lvlText w:val="%1."/>
      <w:lvlJc w:val="right"/>
      <w:pPr>
        <w:ind w:left="1080" w:hanging="360"/>
      </w:pPr>
    </w:lvl>
  </w:abstractNum>
  <w:abstractNum w:abstractNumId="1" w15:restartNumberingAfterBreak="0">
    <w:nsid w:val="FFFFFF7F"/>
    <w:multiLevelType w:val="singleLevel"/>
    <w:tmpl w:val="7C48764C"/>
    <w:lvl w:ilvl="0">
      <w:start w:val="1"/>
      <w:numFmt w:val="lowerLetter"/>
      <w:pStyle w:val="ListNumber2"/>
      <w:lvlText w:val="%1."/>
      <w:lvlJc w:val="left"/>
      <w:pPr>
        <w:ind w:left="720" w:hanging="360"/>
      </w:pPr>
    </w:lvl>
  </w:abstractNum>
  <w:abstractNum w:abstractNumId="2" w15:restartNumberingAfterBreak="0">
    <w:nsid w:val="FFFFFF82"/>
    <w:multiLevelType w:val="singleLevel"/>
    <w:tmpl w:val="3968CF14"/>
    <w:lvl w:ilvl="0">
      <w:start w:val="1"/>
      <w:numFmt w:val="bullet"/>
      <w:pStyle w:val="ListBullet3"/>
      <w:lvlText w:val=""/>
      <w:lvlJc w:val="left"/>
      <w:pPr>
        <w:tabs>
          <w:tab w:val="num" w:pos="1080"/>
        </w:tabs>
        <w:ind w:left="1080" w:hanging="360"/>
      </w:pPr>
      <w:rPr>
        <w:rFonts w:ascii="Wingdings" w:hAnsi="Wingdings" w:hint="default"/>
        <w:b w:val="0"/>
        <w:i w:val="0"/>
      </w:rPr>
    </w:lvl>
  </w:abstractNum>
  <w:abstractNum w:abstractNumId="3" w15:restartNumberingAfterBreak="0">
    <w:nsid w:val="FFFFFF83"/>
    <w:multiLevelType w:val="singleLevel"/>
    <w:tmpl w:val="FB06B5E8"/>
    <w:lvl w:ilvl="0">
      <w:start w:val="1"/>
      <w:numFmt w:val="bullet"/>
      <w:pStyle w:val="ListBullet2"/>
      <w:lvlText w:val=""/>
      <w:lvlJc w:val="left"/>
      <w:pPr>
        <w:ind w:left="720" w:hanging="360"/>
      </w:pPr>
      <w:rPr>
        <w:rFonts w:ascii="Symbol" w:hAnsi="Symbol" w:hint="default"/>
        <w:b/>
        <w:i w:val="0"/>
      </w:rPr>
    </w:lvl>
  </w:abstractNum>
  <w:abstractNum w:abstractNumId="4" w15:restartNumberingAfterBreak="0">
    <w:nsid w:val="FFFFFF88"/>
    <w:multiLevelType w:val="singleLevel"/>
    <w:tmpl w:val="CDE2D762"/>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89808E14"/>
    <w:lvl w:ilvl="0">
      <w:start w:val="1"/>
      <w:numFmt w:val="bullet"/>
      <w:pStyle w:val="ListBullet"/>
      <w:lvlText w:val="n"/>
      <w:lvlJc w:val="left"/>
      <w:pPr>
        <w:ind w:left="360" w:hanging="360"/>
      </w:pPr>
      <w:rPr>
        <w:rFonts w:ascii="Wingdings" w:hAnsi="Wingdings" w:hint="default"/>
        <w:b/>
        <w:i w:val="0"/>
      </w:rPr>
    </w:lvl>
  </w:abstractNum>
  <w:abstractNum w:abstractNumId="6" w15:restartNumberingAfterBreak="0">
    <w:nsid w:val="0E9F16F7"/>
    <w:multiLevelType w:val="hybridMultilevel"/>
    <w:tmpl w:val="8D8498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314DA"/>
    <w:multiLevelType w:val="hybridMultilevel"/>
    <w:tmpl w:val="8D6A8BB0"/>
    <w:lvl w:ilvl="0" w:tplc="2F3460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11B8A"/>
    <w:multiLevelType w:val="hybridMultilevel"/>
    <w:tmpl w:val="542686D4"/>
    <w:lvl w:ilvl="0" w:tplc="2F346044">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B592501"/>
    <w:multiLevelType w:val="hybridMultilevel"/>
    <w:tmpl w:val="5CB4F6EA"/>
    <w:lvl w:ilvl="0" w:tplc="2F3460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1903F3"/>
    <w:multiLevelType w:val="hybridMultilevel"/>
    <w:tmpl w:val="771255E2"/>
    <w:lvl w:ilvl="0" w:tplc="CF3CD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37EEE"/>
    <w:multiLevelType w:val="hybridMultilevel"/>
    <w:tmpl w:val="931AF5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16635FB"/>
    <w:multiLevelType w:val="multilevel"/>
    <w:tmpl w:val="B418A702"/>
    <w:lvl w:ilvl="0">
      <w:start w:val="1"/>
      <w:numFmt w:val="bullet"/>
      <w:pStyle w:val="Style2"/>
      <w:lvlText w:val=""/>
      <w:lvlJc w:val="left"/>
      <w:pPr>
        <w:ind w:left="720" w:hanging="360"/>
      </w:pPr>
      <w:rPr>
        <w:rFonts w:ascii="Symbol" w:hAnsi="Symbol" w:hint="default"/>
        <w:color w:val="C00000"/>
      </w:rPr>
    </w:lvl>
    <w:lvl w:ilvl="1">
      <w:start w:val="1"/>
      <w:numFmt w:val="bullet"/>
      <w:lvlText w:val=""/>
      <w:lvlJc w:val="left"/>
      <w:pPr>
        <w:ind w:left="1440" w:hanging="360"/>
      </w:pPr>
      <w:rPr>
        <w:rFonts w:ascii="Wingdings" w:hAnsi="Wingdings" w:hint="default"/>
        <w:color w:val="949494" w:themeColor="accent4"/>
      </w:rPr>
    </w:lvl>
    <w:lvl w:ilvl="2">
      <w:start w:val="1"/>
      <w:numFmt w:val="bullet"/>
      <w:lvlText w:val=""/>
      <w:lvlJc w:val="left"/>
      <w:pPr>
        <w:ind w:left="2160" w:hanging="360"/>
      </w:pPr>
      <w:rPr>
        <w:rFonts w:ascii="Wingdings" w:hAnsi="Wingdings" w:hint="default"/>
        <w:color w:val="F58022" w:themeColor="accent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1C02FB0"/>
    <w:multiLevelType w:val="hybridMultilevel"/>
    <w:tmpl w:val="78C6D72A"/>
    <w:lvl w:ilvl="0" w:tplc="0409000F">
      <w:start w:val="1"/>
      <w:numFmt w:val="decimal"/>
      <w:lvlText w:val="%1."/>
      <w:lvlJc w:val="left"/>
      <w:pPr>
        <w:ind w:left="774"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4" w15:restartNumberingAfterBreak="0">
    <w:nsid w:val="491913DD"/>
    <w:multiLevelType w:val="hybridMultilevel"/>
    <w:tmpl w:val="8742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802D1"/>
    <w:multiLevelType w:val="hybridMultilevel"/>
    <w:tmpl w:val="64B040FA"/>
    <w:lvl w:ilvl="0" w:tplc="2F3460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993435"/>
    <w:multiLevelType w:val="hybridMultilevel"/>
    <w:tmpl w:val="003A16CC"/>
    <w:lvl w:ilvl="0" w:tplc="5050666E">
      <w:start w:val="1"/>
      <w:numFmt w:val="bullet"/>
      <w:lvlText w:val=""/>
      <w:lvlJc w:val="left"/>
      <w:pPr>
        <w:ind w:left="720" w:hanging="360"/>
      </w:pPr>
      <w:rPr>
        <w:rFonts w:ascii="Wingdings" w:hAnsi="Wingdings" w:hint="default"/>
        <w:color w:val="0070C0"/>
      </w:rPr>
    </w:lvl>
    <w:lvl w:ilvl="1" w:tplc="28D03A6E">
      <w:start w:val="1"/>
      <w:numFmt w:val="bullet"/>
      <w:lvlText w:val=""/>
      <w:lvlJc w:val="left"/>
      <w:pPr>
        <w:ind w:left="1440" w:hanging="360"/>
      </w:pPr>
      <w:rPr>
        <w:rFonts w:ascii="Wingdings" w:hAnsi="Wingdings" w:hint="default"/>
        <w:color w:val="0070C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3D6D1B"/>
    <w:multiLevelType w:val="multilevel"/>
    <w:tmpl w:val="D2DE09B0"/>
    <w:lvl w:ilvl="0">
      <w:start w:val="1"/>
      <w:numFmt w:val="bullet"/>
      <w:pStyle w:val="Bullet1"/>
      <w:lvlText w:val=""/>
      <w:lvlJc w:val="left"/>
      <w:pPr>
        <w:ind w:left="720" w:hanging="360"/>
      </w:pPr>
      <w:rPr>
        <w:rFonts w:ascii="Wingdings" w:hAnsi="Wingdings" w:hint="default"/>
        <w:color w:val="C00000"/>
      </w:rPr>
    </w:lvl>
    <w:lvl w:ilvl="1">
      <w:start w:val="1"/>
      <w:numFmt w:val="bullet"/>
      <w:lvlText w:val=""/>
      <w:lvlJc w:val="left"/>
      <w:pPr>
        <w:ind w:left="1440" w:hanging="360"/>
      </w:pPr>
      <w:rPr>
        <w:rFonts w:ascii="Wingdings" w:hAnsi="Wingdings" w:hint="default"/>
        <w:color w:val="949494" w:themeColor="accent4"/>
      </w:rPr>
    </w:lvl>
    <w:lvl w:ilvl="2">
      <w:start w:val="1"/>
      <w:numFmt w:val="bullet"/>
      <w:lvlText w:val=""/>
      <w:lvlJc w:val="left"/>
      <w:pPr>
        <w:ind w:left="2160" w:hanging="360"/>
      </w:pPr>
      <w:rPr>
        <w:rFonts w:ascii="Wingdings" w:hAnsi="Wingdings" w:hint="default"/>
        <w:color w:val="F58022" w:themeColor="accent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0311586"/>
    <w:multiLevelType w:val="hybridMultilevel"/>
    <w:tmpl w:val="C7D4AC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AF1706E"/>
    <w:multiLevelType w:val="hybridMultilevel"/>
    <w:tmpl w:val="EB18A256"/>
    <w:lvl w:ilvl="0" w:tplc="2F3460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9106C0"/>
    <w:multiLevelType w:val="hybridMultilevel"/>
    <w:tmpl w:val="2A9C0188"/>
    <w:lvl w:ilvl="0" w:tplc="5050666E">
      <w:start w:val="1"/>
      <w:numFmt w:val="bullet"/>
      <w:lvlText w:val=""/>
      <w:lvlJc w:val="left"/>
      <w:pPr>
        <w:ind w:left="720" w:hanging="360"/>
      </w:pPr>
      <w:rPr>
        <w:rFonts w:ascii="Wingdings" w:hAnsi="Wingdings" w:hint="default"/>
        <w:color w:val="0070C0"/>
      </w:rPr>
    </w:lvl>
    <w:lvl w:ilvl="1" w:tplc="68D65262">
      <w:start w:val="1"/>
      <w:numFmt w:val="bullet"/>
      <w:pStyle w:val="Bullet2"/>
      <w:lvlText w:val=""/>
      <w:lvlJc w:val="left"/>
      <w:pPr>
        <w:ind w:left="1440" w:hanging="360"/>
      </w:pPr>
      <w:rPr>
        <w:rFonts w:ascii="Wingdings" w:hAnsi="Wingdings" w:hint="default"/>
        <w:color w:val="323F4F" w:themeColor="accent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CE7A91"/>
    <w:multiLevelType w:val="hybridMultilevel"/>
    <w:tmpl w:val="CC268208"/>
    <w:lvl w:ilvl="0" w:tplc="2F3460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77B35"/>
    <w:multiLevelType w:val="hybridMultilevel"/>
    <w:tmpl w:val="D6480A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8A26FD"/>
    <w:multiLevelType w:val="hybridMultilevel"/>
    <w:tmpl w:val="D4F08A40"/>
    <w:lvl w:ilvl="0" w:tplc="2F3460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F5264D"/>
    <w:multiLevelType w:val="hybridMultilevel"/>
    <w:tmpl w:val="14403830"/>
    <w:lvl w:ilvl="0" w:tplc="5050666E">
      <w:start w:val="1"/>
      <w:numFmt w:val="bullet"/>
      <w:lvlText w:val=""/>
      <w:lvlJc w:val="left"/>
      <w:pPr>
        <w:ind w:left="720" w:hanging="360"/>
      </w:pPr>
      <w:rPr>
        <w:rFonts w:ascii="Wingdings" w:hAnsi="Wingdings" w:hint="default"/>
        <w:color w:val="0070C0"/>
      </w:rPr>
    </w:lvl>
    <w:lvl w:ilvl="1" w:tplc="56C05B0A">
      <w:start w:val="1"/>
      <w:numFmt w:val="bullet"/>
      <w:lvlText w:val=""/>
      <w:lvlJc w:val="left"/>
      <w:pPr>
        <w:ind w:left="1440" w:hanging="360"/>
      </w:pPr>
      <w:rPr>
        <w:rFonts w:ascii="Wingdings" w:hAnsi="Wingdings" w:hint="default"/>
        <w:color w:val="323F4F" w:themeColor="accent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D24E74"/>
    <w:multiLevelType w:val="hybridMultilevel"/>
    <w:tmpl w:val="44888C30"/>
    <w:lvl w:ilvl="0" w:tplc="7816621C">
      <w:start w:val="1"/>
      <w:numFmt w:val="bullet"/>
      <w:lvlText w:val=""/>
      <w:lvlJc w:val="left"/>
      <w:pPr>
        <w:ind w:left="720" w:hanging="360"/>
      </w:pPr>
      <w:rPr>
        <w:rFonts w:ascii="Wingdings" w:hAnsi="Wingdings" w:hint="default"/>
        <w:color w:val="0070C0"/>
      </w:rPr>
    </w:lvl>
    <w:lvl w:ilvl="1" w:tplc="1F60E9B8">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22"/>
  </w:num>
  <w:num w:numId="4">
    <w:abstractNumId w:val="25"/>
  </w:num>
  <w:num w:numId="5">
    <w:abstractNumId w:val="16"/>
  </w:num>
  <w:num w:numId="6">
    <w:abstractNumId w:val="24"/>
  </w:num>
  <w:num w:numId="7">
    <w:abstractNumId w:val="17"/>
  </w:num>
  <w:num w:numId="8">
    <w:abstractNumId w:val="12"/>
  </w:num>
  <w:num w:numId="9">
    <w:abstractNumId w:val="20"/>
  </w:num>
  <w:num w:numId="10">
    <w:abstractNumId w:val="5"/>
  </w:num>
  <w:num w:numId="11">
    <w:abstractNumId w:val="3"/>
  </w:num>
  <w:num w:numId="12">
    <w:abstractNumId w:val="2"/>
  </w:num>
  <w:num w:numId="13">
    <w:abstractNumId w:val="4"/>
  </w:num>
  <w:num w:numId="14">
    <w:abstractNumId w:val="1"/>
  </w:num>
  <w:num w:numId="15">
    <w:abstractNumId w:val="0"/>
  </w:num>
  <w:num w:numId="16">
    <w:abstractNumId w:val="18"/>
  </w:num>
  <w:num w:numId="17">
    <w:abstractNumId w:val="10"/>
  </w:num>
  <w:num w:numId="18">
    <w:abstractNumId w:val="11"/>
  </w:num>
  <w:num w:numId="19">
    <w:abstractNumId w:val="7"/>
  </w:num>
  <w:num w:numId="20">
    <w:abstractNumId w:val="8"/>
  </w:num>
  <w:num w:numId="21">
    <w:abstractNumId w:val="9"/>
  </w:num>
  <w:num w:numId="22">
    <w:abstractNumId w:val="21"/>
  </w:num>
  <w:num w:numId="23">
    <w:abstractNumId w:val="23"/>
  </w:num>
  <w:num w:numId="24">
    <w:abstractNumId w:val="15"/>
  </w:num>
  <w:num w:numId="25">
    <w:abstractNumId w:val="13"/>
  </w:num>
  <w:num w:numId="2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tton Hammit">
    <w15:presenceInfo w15:providerId="None" w15:userId="Britton Hammit"/>
  </w15:person>
  <w15:person w15:author="Tong, Jiaxin">
    <w15:presenceInfo w15:providerId="AD" w15:userId="S-1-5-21-1715567821-152049171-1801674531-43115"/>
  </w15:person>
  <w15:person w15:author="Markham, Daniel">
    <w15:presenceInfo w15:providerId="AD" w15:userId="S-1-5-21-1715567821-152049171-1801674531-336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127"/>
    <w:rsid w:val="0002206F"/>
    <w:rsid w:val="000241CF"/>
    <w:rsid w:val="00033120"/>
    <w:rsid w:val="000356D5"/>
    <w:rsid w:val="000428BF"/>
    <w:rsid w:val="00045B13"/>
    <w:rsid w:val="00054DEE"/>
    <w:rsid w:val="00056464"/>
    <w:rsid w:val="00056BD2"/>
    <w:rsid w:val="00061D6B"/>
    <w:rsid w:val="00075AB8"/>
    <w:rsid w:val="00081E43"/>
    <w:rsid w:val="000838C8"/>
    <w:rsid w:val="00083B8A"/>
    <w:rsid w:val="00084158"/>
    <w:rsid w:val="00095CD7"/>
    <w:rsid w:val="000D2EFA"/>
    <w:rsid w:val="000F68DA"/>
    <w:rsid w:val="001013BE"/>
    <w:rsid w:val="001110DE"/>
    <w:rsid w:val="00127542"/>
    <w:rsid w:val="00135770"/>
    <w:rsid w:val="0013729F"/>
    <w:rsid w:val="00190874"/>
    <w:rsid w:val="00191E01"/>
    <w:rsid w:val="00192BDC"/>
    <w:rsid w:val="00194AB6"/>
    <w:rsid w:val="001B1763"/>
    <w:rsid w:val="001C58FC"/>
    <w:rsid w:val="001D20BC"/>
    <w:rsid w:val="001D28DC"/>
    <w:rsid w:val="001E3027"/>
    <w:rsid w:val="001F5F44"/>
    <w:rsid w:val="00200B1B"/>
    <w:rsid w:val="002149CC"/>
    <w:rsid w:val="00233550"/>
    <w:rsid w:val="0023480C"/>
    <w:rsid w:val="00245D05"/>
    <w:rsid w:val="002938F4"/>
    <w:rsid w:val="002A01FF"/>
    <w:rsid w:val="002E15D8"/>
    <w:rsid w:val="002E3F92"/>
    <w:rsid w:val="002F6906"/>
    <w:rsid w:val="00321166"/>
    <w:rsid w:val="00335573"/>
    <w:rsid w:val="003411AC"/>
    <w:rsid w:val="003518C1"/>
    <w:rsid w:val="00351E37"/>
    <w:rsid w:val="00355495"/>
    <w:rsid w:val="00372BC6"/>
    <w:rsid w:val="003735D3"/>
    <w:rsid w:val="003822FC"/>
    <w:rsid w:val="003A0DD8"/>
    <w:rsid w:val="003A3C8E"/>
    <w:rsid w:val="003E10A4"/>
    <w:rsid w:val="003E23CC"/>
    <w:rsid w:val="003E38F2"/>
    <w:rsid w:val="003E63CC"/>
    <w:rsid w:val="003E7129"/>
    <w:rsid w:val="004231A3"/>
    <w:rsid w:val="00452614"/>
    <w:rsid w:val="00454B23"/>
    <w:rsid w:val="00464F75"/>
    <w:rsid w:val="00490293"/>
    <w:rsid w:val="00491616"/>
    <w:rsid w:val="004A30C5"/>
    <w:rsid w:val="004A7493"/>
    <w:rsid w:val="004C2D0B"/>
    <w:rsid w:val="004D1020"/>
    <w:rsid w:val="004E2B9E"/>
    <w:rsid w:val="004F61A9"/>
    <w:rsid w:val="00505C39"/>
    <w:rsid w:val="00507381"/>
    <w:rsid w:val="00515738"/>
    <w:rsid w:val="00523022"/>
    <w:rsid w:val="0052528E"/>
    <w:rsid w:val="0055013B"/>
    <w:rsid w:val="00557718"/>
    <w:rsid w:val="00567748"/>
    <w:rsid w:val="00590C05"/>
    <w:rsid w:val="005914F3"/>
    <w:rsid w:val="005A0363"/>
    <w:rsid w:val="005A1A30"/>
    <w:rsid w:val="005A430A"/>
    <w:rsid w:val="005D7197"/>
    <w:rsid w:val="005E6B82"/>
    <w:rsid w:val="005F6712"/>
    <w:rsid w:val="005F6D49"/>
    <w:rsid w:val="00600558"/>
    <w:rsid w:val="0060604A"/>
    <w:rsid w:val="00623FFC"/>
    <w:rsid w:val="0063166E"/>
    <w:rsid w:val="00633ADD"/>
    <w:rsid w:val="00665995"/>
    <w:rsid w:val="00671DF6"/>
    <w:rsid w:val="00677C30"/>
    <w:rsid w:val="00691F49"/>
    <w:rsid w:val="006A6F64"/>
    <w:rsid w:val="006B2103"/>
    <w:rsid w:val="006B4949"/>
    <w:rsid w:val="006B74AF"/>
    <w:rsid w:val="006C0047"/>
    <w:rsid w:val="006D3889"/>
    <w:rsid w:val="00720204"/>
    <w:rsid w:val="007252CF"/>
    <w:rsid w:val="007373C1"/>
    <w:rsid w:val="00746F61"/>
    <w:rsid w:val="007B4B4F"/>
    <w:rsid w:val="007C052B"/>
    <w:rsid w:val="007E1429"/>
    <w:rsid w:val="008016EB"/>
    <w:rsid w:val="008019CB"/>
    <w:rsid w:val="00817BF2"/>
    <w:rsid w:val="0082584A"/>
    <w:rsid w:val="008258FF"/>
    <w:rsid w:val="0084286C"/>
    <w:rsid w:val="008466B4"/>
    <w:rsid w:val="008713C8"/>
    <w:rsid w:val="00886A1D"/>
    <w:rsid w:val="008C0F37"/>
    <w:rsid w:val="008D5D3F"/>
    <w:rsid w:val="008E4A17"/>
    <w:rsid w:val="009114F9"/>
    <w:rsid w:val="00924584"/>
    <w:rsid w:val="0094594B"/>
    <w:rsid w:val="00945DB8"/>
    <w:rsid w:val="00955787"/>
    <w:rsid w:val="0096547A"/>
    <w:rsid w:val="00970F2D"/>
    <w:rsid w:val="00973578"/>
    <w:rsid w:val="00981811"/>
    <w:rsid w:val="009824AB"/>
    <w:rsid w:val="009D6720"/>
    <w:rsid w:val="009E142D"/>
    <w:rsid w:val="009F28A5"/>
    <w:rsid w:val="00A0468E"/>
    <w:rsid w:val="00A218CB"/>
    <w:rsid w:val="00A32063"/>
    <w:rsid w:val="00A40A68"/>
    <w:rsid w:val="00A46944"/>
    <w:rsid w:val="00A47127"/>
    <w:rsid w:val="00A5681A"/>
    <w:rsid w:val="00A65815"/>
    <w:rsid w:val="00AC0B38"/>
    <w:rsid w:val="00AC64BA"/>
    <w:rsid w:val="00AC71DE"/>
    <w:rsid w:val="00AD4DD4"/>
    <w:rsid w:val="00AD5AB2"/>
    <w:rsid w:val="00AE4A58"/>
    <w:rsid w:val="00AE5188"/>
    <w:rsid w:val="00AE73C7"/>
    <w:rsid w:val="00AF3A38"/>
    <w:rsid w:val="00B355F7"/>
    <w:rsid w:val="00B539A7"/>
    <w:rsid w:val="00B572CC"/>
    <w:rsid w:val="00B608ED"/>
    <w:rsid w:val="00B82958"/>
    <w:rsid w:val="00B8592E"/>
    <w:rsid w:val="00B92479"/>
    <w:rsid w:val="00B947BA"/>
    <w:rsid w:val="00BA2CC3"/>
    <w:rsid w:val="00BA3D52"/>
    <w:rsid w:val="00BC57E9"/>
    <w:rsid w:val="00BD18B4"/>
    <w:rsid w:val="00C006A7"/>
    <w:rsid w:val="00C03B42"/>
    <w:rsid w:val="00C1330B"/>
    <w:rsid w:val="00C205D8"/>
    <w:rsid w:val="00C31473"/>
    <w:rsid w:val="00C423B8"/>
    <w:rsid w:val="00C50D93"/>
    <w:rsid w:val="00C67D7E"/>
    <w:rsid w:val="00C93C2D"/>
    <w:rsid w:val="00CC6538"/>
    <w:rsid w:val="00CD0F9A"/>
    <w:rsid w:val="00CE7389"/>
    <w:rsid w:val="00D1352F"/>
    <w:rsid w:val="00D13B4B"/>
    <w:rsid w:val="00D20C14"/>
    <w:rsid w:val="00D2755C"/>
    <w:rsid w:val="00D343D5"/>
    <w:rsid w:val="00D46EDC"/>
    <w:rsid w:val="00D545D2"/>
    <w:rsid w:val="00D61077"/>
    <w:rsid w:val="00D62D54"/>
    <w:rsid w:val="00D637A4"/>
    <w:rsid w:val="00D72B74"/>
    <w:rsid w:val="00D73190"/>
    <w:rsid w:val="00D8027E"/>
    <w:rsid w:val="00D920D6"/>
    <w:rsid w:val="00DD3BCE"/>
    <w:rsid w:val="00DE1651"/>
    <w:rsid w:val="00DE1E6E"/>
    <w:rsid w:val="00DF14C1"/>
    <w:rsid w:val="00E0409C"/>
    <w:rsid w:val="00E13DF8"/>
    <w:rsid w:val="00E43440"/>
    <w:rsid w:val="00EC1ECB"/>
    <w:rsid w:val="00EE788A"/>
    <w:rsid w:val="00F1500B"/>
    <w:rsid w:val="00F151D0"/>
    <w:rsid w:val="00F23A4A"/>
    <w:rsid w:val="00F2535C"/>
    <w:rsid w:val="00F424A8"/>
    <w:rsid w:val="00F47EF4"/>
    <w:rsid w:val="00F55B76"/>
    <w:rsid w:val="00F61B5B"/>
    <w:rsid w:val="00F660A1"/>
    <w:rsid w:val="00F91E61"/>
    <w:rsid w:val="00FA55F6"/>
    <w:rsid w:val="00FB07A3"/>
    <w:rsid w:val="00FD2A18"/>
    <w:rsid w:val="00FE0079"/>
    <w:rsid w:val="00FF6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732F364"/>
  <w15:chartTrackingRefBased/>
  <w15:docId w15:val="{9E8A3EA2-84AF-4C3D-A63C-4AA7A4D7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63CC"/>
    <w:rPr>
      <w:rFonts w:ascii="HelveticaNeueLT Com 55 Roman" w:hAnsi="HelveticaNeueLT Com 55 Roman"/>
    </w:rPr>
  </w:style>
  <w:style w:type="paragraph" w:styleId="Heading1">
    <w:name w:val="heading 1"/>
    <w:basedOn w:val="Normal"/>
    <w:next w:val="Normal"/>
    <w:link w:val="Heading1Char"/>
    <w:uiPriority w:val="9"/>
    <w:qFormat/>
    <w:rsid w:val="000D2EFA"/>
    <w:pPr>
      <w:keepNext/>
      <w:keepLines/>
      <w:spacing w:after="240" w:line="192" w:lineRule="auto"/>
      <w:outlineLvl w:val="0"/>
    </w:pPr>
    <w:rPr>
      <w:rFonts w:ascii="HelveticaNeueLT Com 65 Md" w:eastAsiaTheme="majorEastAsia" w:hAnsi="HelveticaNeueLT Com 65 Md" w:cstheme="majorBidi"/>
      <w:color w:val="323F4F" w:themeColor="accent6"/>
      <w:sz w:val="38"/>
      <w:szCs w:val="32"/>
    </w:rPr>
  </w:style>
  <w:style w:type="paragraph" w:styleId="Heading2">
    <w:name w:val="heading 2"/>
    <w:basedOn w:val="Normal"/>
    <w:next w:val="Normal"/>
    <w:link w:val="Heading2Char"/>
    <w:uiPriority w:val="9"/>
    <w:unhideWhenUsed/>
    <w:qFormat/>
    <w:rsid w:val="007252CF"/>
    <w:pPr>
      <w:keepNext/>
      <w:keepLines/>
      <w:spacing w:before="120" w:after="120" w:line="192" w:lineRule="auto"/>
      <w:outlineLvl w:val="1"/>
    </w:pPr>
    <w:rPr>
      <w:rFonts w:ascii="HelveticaNeueLT Com 65 Md" w:eastAsiaTheme="majorEastAsia" w:hAnsi="HelveticaNeueLT Com 65 Md" w:cstheme="majorBidi"/>
      <w:noProof/>
      <w:color w:val="A20C34" w:themeColor="text2"/>
      <w:sz w:val="32"/>
      <w:szCs w:val="26"/>
    </w:rPr>
  </w:style>
  <w:style w:type="paragraph" w:styleId="Heading3">
    <w:name w:val="heading 3"/>
    <w:next w:val="Normal"/>
    <w:link w:val="Heading3Char"/>
    <w:uiPriority w:val="9"/>
    <w:unhideWhenUsed/>
    <w:qFormat/>
    <w:rsid w:val="00E13DF8"/>
    <w:pPr>
      <w:keepNext/>
      <w:keepLines/>
      <w:spacing w:before="40" w:after="0"/>
      <w:outlineLvl w:val="2"/>
    </w:pPr>
    <w:rPr>
      <w:rFonts w:ascii="HelveticaNeueLT Com 65 Md" w:eastAsiaTheme="majorEastAsia" w:hAnsi="HelveticaNeueLT Com 65 Md" w:cstheme="majorBidi"/>
      <w:b/>
      <w:noProof/>
      <w:color w:val="525252" w:themeColor="accent3" w:themeShade="80"/>
      <w:sz w:val="24"/>
      <w:szCs w:val="24"/>
    </w:rPr>
  </w:style>
  <w:style w:type="paragraph" w:styleId="Heading4">
    <w:name w:val="heading 4"/>
    <w:basedOn w:val="Normal"/>
    <w:next w:val="Normal"/>
    <w:link w:val="Heading4Char"/>
    <w:uiPriority w:val="9"/>
    <w:unhideWhenUsed/>
    <w:qFormat/>
    <w:rsid w:val="00F61B5B"/>
    <w:pPr>
      <w:keepNext/>
      <w:keepLines/>
      <w:spacing w:before="40" w:after="0"/>
      <w:outlineLvl w:val="3"/>
    </w:pPr>
    <w:rPr>
      <w:rFonts w:ascii="HelveticaNeueLT Com 65 Md" w:eastAsiaTheme="majorEastAsia" w:hAnsi="HelveticaNeueLT Com 65 Md" w:cstheme="majorBidi"/>
      <w:iCs/>
      <w:caps/>
      <w:color w:val="A20C34" w:themeColor="text2"/>
      <w:sz w:val="20"/>
    </w:rPr>
  </w:style>
  <w:style w:type="paragraph" w:styleId="Heading5">
    <w:name w:val="heading 5"/>
    <w:basedOn w:val="Normal"/>
    <w:next w:val="Normal"/>
    <w:link w:val="Heading5Char"/>
    <w:uiPriority w:val="9"/>
    <w:unhideWhenUsed/>
    <w:qFormat/>
    <w:rsid w:val="00C93C2D"/>
    <w:pPr>
      <w:keepNext/>
      <w:keepLines/>
      <w:spacing w:before="40" w:after="0"/>
      <w:outlineLvl w:val="4"/>
    </w:pPr>
    <w:rPr>
      <w:rFonts w:ascii="HelveticaNeueLT Com 65 Md" w:eastAsiaTheme="majorEastAsia" w:hAnsi="HelveticaNeueLT Com 65 Md" w:cstheme="majorBidi"/>
      <w:i/>
      <w:color w:val="7B7B7B" w:themeColor="accent3" w:themeShade="BF"/>
    </w:rPr>
  </w:style>
  <w:style w:type="paragraph" w:styleId="Heading6">
    <w:name w:val="heading 6"/>
    <w:basedOn w:val="Normal"/>
    <w:next w:val="Normal"/>
    <w:link w:val="Heading6Char"/>
    <w:uiPriority w:val="9"/>
    <w:semiHidden/>
    <w:unhideWhenUsed/>
    <w:rsid w:val="00B539A7"/>
    <w:pPr>
      <w:keepNext/>
      <w:keepLines/>
      <w:spacing w:before="40" w:after="0"/>
      <w:outlineLvl w:val="5"/>
    </w:pPr>
    <w:rPr>
      <w:rFonts w:asciiTheme="majorHAnsi" w:eastAsiaTheme="majorEastAsia" w:hAnsiTheme="majorHAnsi" w:cstheme="majorBidi"/>
      <w:color w:val="29464D" w:themeColor="accent1" w:themeShade="7F"/>
    </w:rPr>
  </w:style>
  <w:style w:type="paragraph" w:styleId="Heading7">
    <w:name w:val="heading 7"/>
    <w:basedOn w:val="Normal"/>
    <w:next w:val="Normal"/>
    <w:link w:val="Heading7Char"/>
    <w:uiPriority w:val="9"/>
    <w:semiHidden/>
    <w:unhideWhenUsed/>
    <w:qFormat/>
    <w:rsid w:val="00B539A7"/>
    <w:pPr>
      <w:keepNext/>
      <w:keepLines/>
      <w:spacing w:before="40" w:after="0"/>
      <w:outlineLvl w:val="6"/>
    </w:pPr>
    <w:rPr>
      <w:rFonts w:asciiTheme="majorHAnsi" w:eastAsiaTheme="majorEastAsia" w:hAnsiTheme="majorHAnsi" w:cstheme="majorBidi"/>
      <w:i/>
      <w:iCs/>
      <w:color w:val="29464D"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1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4F9"/>
  </w:style>
  <w:style w:type="paragraph" w:styleId="Footer">
    <w:name w:val="footer"/>
    <w:basedOn w:val="Normal"/>
    <w:link w:val="FooterChar"/>
    <w:uiPriority w:val="99"/>
    <w:unhideWhenUsed/>
    <w:rsid w:val="00911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4F9"/>
  </w:style>
  <w:style w:type="character" w:customStyle="1" w:styleId="Heading1Char">
    <w:name w:val="Heading 1 Char"/>
    <w:basedOn w:val="DefaultParagraphFont"/>
    <w:link w:val="Heading1"/>
    <w:uiPriority w:val="9"/>
    <w:rsid w:val="000D2EFA"/>
    <w:rPr>
      <w:rFonts w:ascii="HelveticaNeueLT Com 65 Md" w:eastAsiaTheme="majorEastAsia" w:hAnsi="HelveticaNeueLT Com 65 Md" w:cstheme="majorBidi"/>
      <w:color w:val="323F4F" w:themeColor="accent6"/>
      <w:sz w:val="38"/>
      <w:szCs w:val="32"/>
    </w:rPr>
  </w:style>
  <w:style w:type="character" w:customStyle="1" w:styleId="Heading2Char">
    <w:name w:val="Heading 2 Char"/>
    <w:basedOn w:val="DefaultParagraphFont"/>
    <w:link w:val="Heading2"/>
    <w:uiPriority w:val="9"/>
    <w:rsid w:val="007252CF"/>
    <w:rPr>
      <w:rFonts w:ascii="HelveticaNeueLT Com 65 Md" w:eastAsiaTheme="majorEastAsia" w:hAnsi="HelveticaNeueLT Com 65 Md" w:cstheme="majorBidi"/>
      <w:noProof/>
      <w:color w:val="A20C34" w:themeColor="text2"/>
      <w:sz w:val="32"/>
      <w:szCs w:val="26"/>
    </w:rPr>
  </w:style>
  <w:style w:type="character" w:customStyle="1" w:styleId="Heading3Char">
    <w:name w:val="Heading 3 Char"/>
    <w:basedOn w:val="DefaultParagraphFont"/>
    <w:link w:val="Heading3"/>
    <w:uiPriority w:val="9"/>
    <w:rsid w:val="00E13DF8"/>
    <w:rPr>
      <w:rFonts w:ascii="HelveticaNeueLT Com 65 Md" w:eastAsiaTheme="majorEastAsia" w:hAnsi="HelveticaNeueLT Com 65 Md" w:cstheme="majorBidi"/>
      <w:b/>
      <w:noProof/>
      <w:color w:val="525252" w:themeColor="accent3" w:themeShade="80"/>
      <w:sz w:val="24"/>
      <w:szCs w:val="24"/>
    </w:rPr>
  </w:style>
  <w:style w:type="character" w:customStyle="1" w:styleId="Heading4Char">
    <w:name w:val="Heading 4 Char"/>
    <w:basedOn w:val="DefaultParagraphFont"/>
    <w:link w:val="Heading4"/>
    <w:uiPriority w:val="9"/>
    <w:rsid w:val="00F61B5B"/>
    <w:rPr>
      <w:rFonts w:ascii="HelveticaNeueLT Com 65 Md" w:eastAsiaTheme="majorEastAsia" w:hAnsi="HelveticaNeueLT Com 65 Md" w:cstheme="majorBidi"/>
      <w:iCs/>
      <w:caps/>
      <w:color w:val="A20C34" w:themeColor="text2"/>
      <w:sz w:val="20"/>
    </w:rPr>
  </w:style>
  <w:style w:type="character" w:customStyle="1" w:styleId="Heading5Char">
    <w:name w:val="Heading 5 Char"/>
    <w:basedOn w:val="DefaultParagraphFont"/>
    <w:link w:val="Heading5"/>
    <w:uiPriority w:val="9"/>
    <w:rsid w:val="00C93C2D"/>
    <w:rPr>
      <w:rFonts w:ascii="HelveticaNeueLT Com 65 Md" w:eastAsiaTheme="majorEastAsia" w:hAnsi="HelveticaNeueLT Com 65 Md" w:cstheme="majorBidi"/>
      <w:i/>
      <w:color w:val="7B7B7B" w:themeColor="accent3" w:themeShade="BF"/>
    </w:rPr>
  </w:style>
  <w:style w:type="character" w:styleId="Strong">
    <w:name w:val="Strong"/>
    <w:basedOn w:val="DefaultParagraphFont"/>
    <w:uiPriority w:val="22"/>
    <w:qFormat/>
    <w:rsid w:val="00A46944"/>
    <w:rPr>
      <w:b/>
      <w:bCs/>
      <w:color w:val="A20C34" w:themeColor="text2"/>
    </w:rPr>
  </w:style>
  <w:style w:type="character" w:styleId="SubtleEmphasis">
    <w:name w:val="Subtle Emphasis"/>
    <w:basedOn w:val="DefaultParagraphFont"/>
    <w:uiPriority w:val="19"/>
    <w:rsid w:val="006B2103"/>
    <w:rPr>
      <w:i/>
      <w:iCs/>
      <w:color w:val="777777" w:themeColor="text1" w:themeTint="BF"/>
    </w:rPr>
  </w:style>
  <w:style w:type="character" w:styleId="Emphasis">
    <w:name w:val="Emphasis"/>
    <w:basedOn w:val="DefaultParagraphFont"/>
    <w:uiPriority w:val="20"/>
    <w:qFormat/>
    <w:rsid w:val="006B2103"/>
    <w:rPr>
      <w:i/>
      <w:iCs/>
    </w:rPr>
  </w:style>
  <w:style w:type="paragraph" w:styleId="ListParagraph">
    <w:name w:val="List Paragraph"/>
    <w:basedOn w:val="Normal"/>
    <w:link w:val="ListParagraphChar"/>
    <w:uiPriority w:val="34"/>
    <w:qFormat/>
    <w:rsid w:val="006B2103"/>
    <w:pPr>
      <w:ind w:left="720"/>
      <w:contextualSpacing/>
    </w:pPr>
  </w:style>
  <w:style w:type="paragraph" w:customStyle="1" w:styleId="Bullet1">
    <w:name w:val="Bullet 1"/>
    <w:basedOn w:val="ListParagraph"/>
    <w:next w:val="Style2"/>
    <w:link w:val="Bullet1Char"/>
    <w:rsid w:val="00A46944"/>
    <w:pPr>
      <w:numPr>
        <w:numId w:val="7"/>
      </w:numPr>
    </w:pPr>
  </w:style>
  <w:style w:type="paragraph" w:customStyle="1" w:styleId="Bullet2">
    <w:name w:val="Bullet 2"/>
    <w:link w:val="Bullet2Char"/>
    <w:qFormat/>
    <w:rsid w:val="006B2103"/>
    <w:pPr>
      <w:numPr>
        <w:ilvl w:val="1"/>
        <w:numId w:val="9"/>
      </w:numPr>
    </w:pPr>
  </w:style>
  <w:style w:type="character" w:customStyle="1" w:styleId="ListParagraphChar">
    <w:name w:val="List Paragraph Char"/>
    <w:basedOn w:val="DefaultParagraphFont"/>
    <w:link w:val="ListParagraph"/>
    <w:uiPriority w:val="34"/>
    <w:rsid w:val="006B2103"/>
  </w:style>
  <w:style w:type="character" w:customStyle="1" w:styleId="Bullet1Char">
    <w:name w:val="Bullet 1 Char"/>
    <w:basedOn w:val="ListParagraphChar"/>
    <w:link w:val="Bullet1"/>
    <w:rsid w:val="00A46944"/>
  </w:style>
  <w:style w:type="character" w:customStyle="1" w:styleId="Bullet2Char">
    <w:name w:val="Bullet 2 Char"/>
    <w:basedOn w:val="Bullet1Char"/>
    <w:link w:val="Bullet2"/>
    <w:rsid w:val="006B2103"/>
  </w:style>
  <w:style w:type="paragraph" w:styleId="NoSpacing">
    <w:name w:val="No Spacing"/>
    <w:link w:val="NoSpacingChar"/>
    <w:uiPriority w:val="1"/>
    <w:qFormat/>
    <w:rsid w:val="007E1429"/>
    <w:pPr>
      <w:spacing w:after="0" w:line="240" w:lineRule="auto"/>
    </w:pPr>
    <w:rPr>
      <w:rFonts w:eastAsiaTheme="minorEastAsia"/>
    </w:rPr>
  </w:style>
  <w:style w:type="character" w:customStyle="1" w:styleId="NoSpacingChar">
    <w:name w:val="No Spacing Char"/>
    <w:basedOn w:val="DefaultParagraphFont"/>
    <w:link w:val="NoSpacing"/>
    <w:uiPriority w:val="1"/>
    <w:rsid w:val="007E1429"/>
    <w:rPr>
      <w:rFonts w:eastAsiaTheme="minorEastAsia"/>
    </w:rPr>
  </w:style>
  <w:style w:type="paragraph" w:customStyle="1" w:styleId="FigureTitle">
    <w:name w:val="Figure Title"/>
    <w:basedOn w:val="Normal"/>
    <w:link w:val="FigureTitleChar"/>
    <w:rsid w:val="00A46944"/>
    <w:rPr>
      <w:i/>
      <w:color w:val="A20C34" w:themeColor="text2"/>
    </w:rPr>
  </w:style>
  <w:style w:type="paragraph" w:customStyle="1" w:styleId="TableTitle">
    <w:name w:val="Table Title"/>
    <w:basedOn w:val="Normal"/>
    <w:link w:val="TableTitleChar"/>
    <w:rsid w:val="00A46944"/>
    <w:pPr>
      <w:spacing w:after="80"/>
    </w:pPr>
    <w:rPr>
      <w:i/>
      <w:color w:val="A20C34" w:themeColor="text2"/>
    </w:rPr>
  </w:style>
  <w:style w:type="character" w:customStyle="1" w:styleId="FigureTitleChar">
    <w:name w:val="Figure Title Char"/>
    <w:basedOn w:val="DefaultParagraphFont"/>
    <w:link w:val="FigureTitle"/>
    <w:rsid w:val="00A46944"/>
    <w:rPr>
      <w:i/>
      <w:color w:val="A20C34" w:themeColor="text2"/>
    </w:rPr>
  </w:style>
  <w:style w:type="paragraph" w:customStyle="1" w:styleId="TableText">
    <w:name w:val="Table Text"/>
    <w:basedOn w:val="Normal"/>
    <w:link w:val="TableTextChar"/>
    <w:qFormat/>
    <w:rsid w:val="008016EB"/>
    <w:pPr>
      <w:spacing w:after="0"/>
    </w:pPr>
  </w:style>
  <w:style w:type="character" w:customStyle="1" w:styleId="TableTitleChar">
    <w:name w:val="Table Title Char"/>
    <w:basedOn w:val="DefaultParagraphFont"/>
    <w:link w:val="TableTitle"/>
    <w:rsid w:val="00A46944"/>
    <w:rPr>
      <w:i/>
      <w:color w:val="A20C34" w:themeColor="text2"/>
    </w:rPr>
  </w:style>
  <w:style w:type="paragraph" w:customStyle="1" w:styleId="Caption-CDC">
    <w:name w:val="Caption - CDC"/>
    <w:basedOn w:val="Normal"/>
    <w:link w:val="Caption-CDCChar"/>
    <w:qFormat/>
    <w:rsid w:val="00D1352F"/>
    <w:rPr>
      <w:i/>
      <w:color w:val="A20C34" w:themeColor="text2"/>
    </w:rPr>
  </w:style>
  <w:style w:type="character" w:customStyle="1" w:styleId="TableTextChar">
    <w:name w:val="Table Text Char"/>
    <w:basedOn w:val="DefaultParagraphFont"/>
    <w:link w:val="TableText"/>
    <w:rsid w:val="008016EB"/>
  </w:style>
  <w:style w:type="table" w:styleId="TableGrid">
    <w:name w:val="Table Grid"/>
    <w:basedOn w:val="TableNormal"/>
    <w:uiPriority w:val="39"/>
    <w:rsid w:val="00BD1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DCChar">
    <w:name w:val="Caption - CDC Char"/>
    <w:basedOn w:val="DefaultParagraphFont"/>
    <w:link w:val="Caption-CDC"/>
    <w:rsid w:val="00D1352F"/>
    <w:rPr>
      <w:i/>
      <w:color w:val="A20C34" w:themeColor="text2"/>
    </w:rPr>
  </w:style>
  <w:style w:type="table" w:styleId="GridTable4-Accent1">
    <w:name w:val="Grid Table 4 Accent 1"/>
    <w:basedOn w:val="TableNormal"/>
    <w:uiPriority w:val="49"/>
    <w:rsid w:val="00BD18B4"/>
    <w:pPr>
      <w:spacing w:after="0" w:line="240" w:lineRule="auto"/>
    </w:pPr>
    <w:tblPr>
      <w:tblStyleRowBandSize w:val="1"/>
      <w:tblStyleColBandSize w:val="1"/>
      <w:tblBorders>
        <w:top w:val="single" w:sz="4" w:space="0" w:color="94BCC6" w:themeColor="accent1" w:themeTint="99"/>
        <w:left w:val="single" w:sz="4" w:space="0" w:color="94BCC6" w:themeColor="accent1" w:themeTint="99"/>
        <w:bottom w:val="single" w:sz="4" w:space="0" w:color="94BCC6" w:themeColor="accent1" w:themeTint="99"/>
        <w:right w:val="single" w:sz="4" w:space="0" w:color="94BCC6" w:themeColor="accent1" w:themeTint="99"/>
        <w:insideH w:val="single" w:sz="4" w:space="0" w:color="94BCC6" w:themeColor="accent1" w:themeTint="99"/>
        <w:insideV w:val="single" w:sz="4" w:space="0" w:color="94BCC6" w:themeColor="accent1" w:themeTint="99"/>
      </w:tblBorders>
    </w:tblPr>
    <w:tblStylePr w:type="firstRow">
      <w:rPr>
        <w:b/>
        <w:bCs/>
        <w:color w:val="FFFFFF" w:themeColor="background1"/>
      </w:rPr>
      <w:tblPr/>
      <w:tcPr>
        <w:tcBorders>
          <w:top w:val="single" w:sz="4" w:space="0" w:color="538D9C" w:themeColor="accent1"/>
          <w:left w:val="single" w:sz="4" w:space="0" w:color="538D9C" w:themeColor="accent1"/>
          <w:bottom w:val="single" w:sz="4" w:space="0" w:color="538D9C" w:themeColor="accent1"/>
          <w:right w:val="single" w:sz="4" w:space="0" w:color="538D9C" w:themeColor="accent1"/>
          <w:insideH w:val="nil"/>
          <w:insideV w:val="nil"/>
        </w:tcBorders>
        <w:shd w:val="clear" w:color="auto" w:fill="538D9C" w:themeFill="accent1"/>
      </w:tcPr>
    </w:tblStylePr>
    <w:tblStylePr w:type="lastRow">
      <w:rPr>
        <w:b/>
        <w:bCs/>
      </w:rPr>
      <w:tblPr/>
      <w:tcPr>
        <w:tcBorders>
          <w:top w:val="double" w:sz="4" w:space="0" w:color="538D9C" w:themeColor="accent1"/>
        </w:tcBorders>
      </w:tcPr>
    </w:tblStylePr>
    <w:tblStylePr w:type="firstCol">
      <w:rPr>
        <w:b/>
        <w:bCs/>
      </w:rPr>
    </w:tblStylePr>
    <w:tblStylePr w:type="lastCol">
      <w:rPr>
        <w:b/>
        <w:bCs/>
      </w:rPr>
    </w:tblStylePr>
    <w:tblStylePr w:type="band1Vert">
      <w:tblPr/>
      <w:tcPr>
        <w:shd w:val="clear" w:color="auto" w:fill="DBE8EC" w:themeFill="accent1" w:themeFillTint="33"/>
      </w:tcPr>
    </w:tblStylePr>
    <w:tblStylePr w:type="band1Horz">
      <w:tblPr/>
      <w:tcPr>
        <w:shd w:val="clear" w:color="auto" w:fill="DBE8EC" w:themeFill="accent1" w:themeFillTint="33"/>
      </w:tcPr>
    </w:tblStylePr>
  </w:style>
  <w:style w:type="table" w:customStyle="1" w:styleId="CDCTable">
    <w:name w:val="CDC Table"/>
    <w:basedOn w:val="GridTable4-Accent1"/>
    <w:uiPriority w:val="99"/>
    <w:rsid w:val="00924584"/>
    <w:tblPr>
      <w:tblBorders>
        <w:top w:val="none" w:sz="0" w:space="0" w:color="auto"/>
        <w:left w:val="none" w:sz="0" w:space="0" w:color="auto"/>
        <w:bottom w:val="none" w:sz="0" w:space="0" w:color="auto"/>
        <w:right w:val="none" w:sz="0" w:space="0" w:color="auto"/>
        <w:insideH w:val="single" w:sz="4" w:space="0" w:color="4A4A4A" w:themeColor="text1"/>
        <w:insideV w:val="single" w:sz="4" w:space="0" w:color="4A4A4A" w:themeColor="text1"/>
      </w:tblBorders>
    </w:tblPr>
    <w:tcPr>
      <w:vAlign w:val="center"/>
    </w:tcPr>
    <w:tblStylePr w:type="firstRow">
      <w:rPr>
        <w:rFonts w:asciiTheme="minorHAnsi" w:hAnsiTheme="minorHAnsi"/>
        <w:b/>
        <w:bCs/>
        <w:color w:val="FFFFFF" w:themeColor="background1"/>
      </w:rPr>
      <w:tblPr/>
      <w:tcPr>
        <w:tcBorders>
          <w:top w:val="nil"/>
          <w:left w:val="nil"/>
          <w:bottom w:val="single" w:sz="4" w:space="0" w:color="A20C34" w:themeColor="text2"/>
          <w:right w:val="nil"/>
          <w:insideH w:val="nil"/>
          <w:insideV w:val="nil"/>
        </w:tcBorders>
        <w:shd w:val="clear" w:color="auto" w:fill="538D9C" w:themeFill="accent1"/>
      </w:tcPr>
    </w:tblStylePr>
    <w:tblStylePr w:type="lastRow">
      <w:rPr>
        <w:b/>
        <w:bCs/>
      </w:rPr>
      <w:tblPr/>
      <w:tcPr>
        <w:tcBorders>
          <w:top w:val="double" w:sz="4" w:space="0" w:color="538D9C" w:themeColor="accent1"/>
        </w:tcBorders>
      </w:tcPr>
    </w:tblStylePr>
    <w:tblStylePr w:type="firstCol">
      <w:rPr>
        <w:b/>
        <w:bCs/>
      </w:rPr>
    </w:tblStylePr>
    <w:tblStylePr w:type="lastCol">
      <w:rPr>
        <w:b/>
        <w:bCs/>
      </w:rPr>
    </w:tblStylePr>
    <w:tblStylePr w:type="band1Vert">
      <w:tblPr/>
      <w:tcPr>
        <w:shd w:val="clear" w:color="auto" w:fill="DBE8EC" w:themeFill="accent1" w:themeFillTint="33"/>
      </w:tcPr>
    </w:tblStylePr>
    <w:tblStylePr w:type="band1Horz">
      <w:rPr>
        <w:rFonts w:asciiTheme="minorHAnsi" w:hAnsiTheme="minorHAnsi"/>
      </w:rPr>
      <w:tblPr/>
      <w:tcPr>
        <w:shd w:val="clear" w:color="auto" w:fill="DBE8EC" w:themeFill="accent1" w:themeFillTint="33"/>
      </w:tcPr>
    </w:tblStylePr>
    <w:tblStylePr w:type="band2Horz">
      <w:tblPr/>
      <w:tcPr>
        <w:shd w:val="clear" w:color="auto" w:fill="B8D2D9" w:themeFill="accent1" w:themeFillTint="66"/>
      </w:tcPr>
    </w:tblStylePr>
  </w:style>
  <w:style w:type="paragraph" w:styleId="Title">
    <w:name w:val="Title"/>
    <w:basedOn w:val="Normal"/>
    <w:next w:val="Normal"/>
    <w:link w:val="TitleChar"/>
    <w:uiPriority w:val="10"/>
    <w:qFormat/>
    <w:rsid w:val="00A46944"/>
    <w:pPr>
      <w:spacing w:after="0" w:line="240" w:lineRule="auto"/>
      <w:contextualSpacing/>
      <w:jc w:val="center"/>
    </w:pPr>
    <w:rPr>
      <w:rFonts w:asciiTheme="majorHAnsi" w:eastAsiaTheme="majorEastAsia" w:hAnsiTheme="majorHAnsi" w:cstheme="majorBidi"/>
      <w:color w:val="949494" w:themeColor="accent4"/>
      <w:spacing w:val="-10"/>
      <w:kern w:val="28"/>
      <w:sz w:val="72"/>
      <w:szCs w:val="56"/>
    </w:rPr>
  </w:style>
  <w:style w:type="character" w:customStyle="1" w:styleId="TitleChar">
    <w:name w:val="Title Char"/>
    <w:basedOn w:val="DefaultParagraphFont"/>
    <w:link w:val="Title"/>
    <w:uiPriority w:val="10"/>
    <w:rsid w:val="00A46944"/>
    <w:rPr>
      <w:rFonts w:asciiTheme="majorHAnsi" w:eastAsiaTheme="majorEastAsia" w:hAnsiTheme="majorHAnsi" w:cstheme="majorBidi"/>
      <w:color w:val="949494" w:themeColor="accent4"/>
      <w:spacing w:val="-10"/>
      <w:kern w:val="28"/>
      <w:sz w:val="72"/>
      <w:szCs w:val="56"/>
    </w:rPr>
  </w:style>
  <w:style w:type="paragraph" w:customStyle="1" w:styleId="Style1">
    <w:name w:val="Style1"/>
    <w:basedOn w:val="Normal"/>
    <w:qFormat/>
    <w:rsid w:val="005D7197"/>
    <w:pPr>
      <w:spacing w:after="60"/>
    </w:pPr>
    <w:rPr>
      <w:rFonts w:ascii="Arial Black" w:hAnsi="Arial Black"/>
      <w:color w:val="4A4A4A" w:themeColor="text1"/>
      <w:sz w:val="36"/>
      <w:szCs w:val="36"/>
    </w:rPr>
  </w:style>
  <w:style w:type="table" w:styleId="GridTable5Dark-Accent1">
    <w:name w:val="Grid Table 5 Dark Accent 1"/>
    <w:basedOn w:val="TableNormal"/>
    <w:uiPriority w:val="50"/>
    <w:rsid w:val="00A40A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8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8D9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8D9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8D9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8D9C" w:themeFill="accent1"/>
      </w:tcPr>
    </w:tblStylePr>
    <w:tblStylePr w:type="band1Vert">
      <w:tblPr/>
      <w:tcPr>
        <w:shd w:val="clear" w:color="auto" w:fill="B8D2D9" w:themeFill="accent1" w:themeFillTint="66"/>
      </w:tcPr>
    </w:tblStylePr>
    <w:tblStylePr w:type="band1Horz">
      <w:tblPr/>
      <w:tcPr>
        <w:shd w:val="clear" w:color="auto" w:fill="B8D2D9" w:themeFill="accent1" w:themeFillTint="66"/>
      </w:tcPr>
    </w:tblStylePr>
  </w:style>
  <w:style w:type="table" w:styleId="GridTable4-Accent4">
    <w:name w:val="Grid Table 4 Accent 4"/>
    <w:basedOn w:val="TableNormal"/>
    <w:uiPriority w:val="49"/>
    <w:rsid w:val="00A40A68"/>
    <w:pPr>
      <w:spacing w:after="0" w:line="240" w:lineRule="auto"/>
    </w:pPr>
    <w:tblPr>
      <w:tblStyleRowBandSize w:val="1"/>
      <w:tblStyleColBandSize w:val="1"/>
      <w:tblBorders>
        <w:top w:val="single" w:sz="4" w:space="0" w:color="BEBEBE" w:themeColor="accent4" w:themeTint="99"/>
        <w:left w:val="single" w:sz="4" w:space="0" w:color="BEBEBE" w:themeColor="accent4" w:themeTint="99"/>
        <w:bottom w:val="single" w:sz="4" w:space="0" w:color="BEBEBE" w:themeColor="accent4" w:themeTint="99"/>
        <w:right w:val="single" w:sz="4" w:space="0" w:color="BEBEBE" w:themeColor="accent4" w:themeTint="99"/>
        <w:insideH w:val="single" w:sz="4" w:space="0" w:color="BEBEBE" w:themeColor="accent4" w:themeTint="99"/>
        <w:insideV w:val="single" w:sz="4" w:space="0" w:color="BEBEBE" w:themeColor="accent4" w:themeTint="99"/>
      </w:tblBorders>
    </w:tblPr>
    <w:tblStylePr w:type="firstRow">
      <w:rPr>
        <w:b/>
        <w:bCs/>
        <w:color w:val="FFFFFF" w:themeColor="background1"/>
      </w:rPr>
      <w:tblPr/>
      <w:tcPr>
        <w:tcBorders>
          <w:top w:val="single" w:sz="4" w:space="0" w:color="949494" w:themeColor="accent4"/>
          <w:left w:val="single" w:sz="4" w:space="0" w:color="949494" w:themeColor="accent4"/>
          <w:bottom w:val="single" w:sz="4" w:space="0" w:color="949494" w:themeColor="accent4"/>
          <w:right w:val="single" w:sz="4" w:space="0" w:color="949494" w:themeColor="accent4"/>
          <w:insideH w:val="nil"/>
          <w:insideV w:val="nil"/>
        </w:tcBorders>
        <w:shd w:val="clear" w:color="auto" w:fill="949494" w:themeFill="accent4"/>
      </w:tcPr>
    </w:tblStylePr>
    <w:tblStylePr w:type="lastRow">
      <w:rPr>
        <w:b/>
        <w:bCs/>
      </w:rPr>
      <w:tblPr/>
      <w:tcPr>
        <w:tcBorders>
          <w:top w:val="double" w:sz="4" w:space="0" w:color="949494" w:themeColor="accent4"/>
        </w:tcBorders>
      </w:tcPr>
    </w:tblStylePr>
    <w:tblStylePr w:type="firstCol">
      <w:rPr>
        <w:b/>
        <w:bCs/>
      </w:rPr>
    </w:tblStylePr>
    <w:tblStylePr w:type="lastCol">
      <w:rPr>
        <w:b/>
        <w:bCs/>
      </w:rPr>
    </w:tblStylePr>
    <w:tblStylePr w:type="band1Vert">
      <w:tblPr/>
      <w:tcPr>
        <w:shd w:val="clear" w:color="auto" w:fill="E9E9E9" w:themeFill="accent4" w:themeFillTint="33"/>
      </w:tcPr>
    </w:tblStylePr>
    <w:tblStylePr w:type="band1Horz">
      <w:tblPr/>
      <w:tcPr>
        <w:shd w:val="clear" w:color="auto" w:fill="E9E9E9" w:themeFill="accent4" w:themeFillTint="33"/>
      </w:tcPr>
    </w:tblStylePr>
  </w:style>
  <w:style w:type="table" w:styleId="TableGridLight">
    <w:name w:val="Grid Table Light"/>
    <w:basedOn w:val="TableNormal"/>
    <w:uiPriority w:val="40"/>
    <w:rsid w:val="006B74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
    <w:name w:val="Style2"/>
    <w:basedOn w:val="Bullet1"/>
    <w:link w:val="Style2Char"/>
    <w:rsid w:val="0084286C"/>
    <w:pPr>
      <w:numPr>
        <w:numId w:val="8"/>
      </w:numPr>
    </w:pPr>
    <w:rPr>
      <w:color w:val="4A4A4A" w:themeColor="text1"/>
    </w:rPr>
  </w:style>
  <w:style w:type="character" w:customStyle="1" w:styleId="Style2Char">
    <w:name w:val="Style2 Char"/>
    <w:basedOn w:val="Bullet1Char"/>
    <w:link w:val="Style2"/>
    <w:rsid w:val="0084286C"/>
    <w:rPr>
      <w:color w:val="4A4A4A" w:themeColor="text1"/>
    </w:rPr>
  </w:style>
  <w:style w:type="character" w:customStyle="1" w:styleId="Heading6Char">
    <w:name w:val="Heading 6 Char"/>
    <w:basedOn w:val="DefaultParagraphFont"/>
    <w:link w:val="Heading6"/>
    <w:uiPriority w:val="9"/>
    <w:semiHidden/>
    <w:rsid w:val="00B539A7"/>
    <w:rPr>
      <w:rFonts w:asciiTheme="majorHAnsi" w:eastAsiaTheme="majorEastAsia" w:hAnsiTheme="majorHAnsi" w:cstheme="majorBidi"/>
      <w:color w:val="29464D" w:themeColor="accent1" w:themeShade="7F"/>
    </w:rPr>
  </w:style>
  <w:style w:type="character" w:customStyle="1" w:styleId="Heading7Char">
    <w:name w:val="Heading 7 Char"/>
    <w:basedOn w:val="DefaultParagraphFont"/>
    <w:link w:val="Heading7"/>
    <w:uiPriority w:val="9"/>
    <w:semiHidden/>
    <w:rsid w:val="00B539A7"/>
    <w:rPr>
      <w:rFonts w:asciiTheme="majorHAnsi" w:eastAsiaTheme="majorEastAsia" w:hAnsiTheme="majorHAnsi" w:cstheme="majorBidi"/>
      <w:i/>
      <w:iCs/>
      <w:color w:val="29464D" w:themeColor="accent1" w:themeShade="7F"/>
    </w:rPr>
  </w:style>
  <w:style w:type="character" w:styleId="IntenseEmphasis">
    <w:name w:val="Intense Emphasis"/>
    <w:basedOn w:val="DefaultParagraphFont"/>
    <w:uiPriority w:val="21"/>
    <w:qFormat/>
    <w:rsid w:val="002149CC"/>
    <w:rPr>
      <w:b/>
      <w:bCs/>
      <w:i/>
      <w:iCs/>
      <w:color w:val="3E6974" w:themeColor="accent1" w:themeShade="BF"/>
    </w:rPr>
  </w:style>
  <w:style w:type="paragraph" w:styleId="ListBullet">
    <w:name w:val="List Bullet"/>
    <w:basedOn w:val="Normal"/>
    <w:uiPriority w:val="99"/>
    <w:unhideWhenUsed/>
    <w:rsid w:val="00B539A7"/>
    <w:pPr>
      <w:numPr>
        <w:numId w:val="10"/>
      </w:numPr>
      <w:spacing w:after="200" w:line="276" w:lineRule="auto"/>
      <w:ind w:left="720"/>
      <w:contextualSpacing/>
    </w:pPr>
    <w:rPr>
      <w:sz w:val="20"/>
    </w:rPr>
  </w:style>
  <w:style w:type="paragraph" w:styleId="ListBullet2">
    <w:name w:val="List Bullet 2"/>
    <w:basedOn w:val="Normal"/>
    <w:uiPriority w:val="99"/>
    <w:unhideWhenUsed/>
    <w:qFormat/>
    <w:rsid w:val="00B539A7"/>
    <w:pPr>
      <w:numPr>
        <w:numId w:val="11"/>
      </w:numPr>
      <w:spacing w:after="200" w:line="276" w:lineRule="auto"/>
      <w:ind w:left="1080"/>
      <w:contextualSpacing/>
    </w:pPr>
    <w:rPr>
      <w:sz w:val="20"/>
    </w:rPr>
  </w:style>
  <w:style w:type="paragraph" w:styleId="ListBullet3">
    <w:name w:val="List Bullet 3"/>
    <w:basedOn w:val="Normal"/>
    <w:uiPriority w:val="99"/>
    <w:unhideWhenUsed/>
    <w:rsid w:val="00B539A7"/>
    <w:pPr>
      <w:numPr>
        <w:numId w:val="12"/>
      </w:numPr>
      <w:tabs>
        <w:tab w:val="clear" w:pos="1080"/>
        <w:tab w:val="num" w:pos="1800"/>
      </w:tabs>
      <w:spacing w:after="200" w:line="276" w:lineRule="auto"/>
      <w:ind w:left="1440"/>
      <w:contextualSpacing/>
    </w:pPr>
    <w:rPr>
      <w:sz w:val="20"/>
    </w:rPr>
  </w:style>
  <w:style w:type="paragraph" w:styleId="ListNumber">
    <w:name w:val="List Number"/>
    <w:basedOn w:val="Normal"/>
    <w:uiPriority w:val="99"/>
    <w:unhideWhenUsed/>
    <w:rsid w:val="00B539A7"/>
    <w:pPr>
      <w:numPr>
        <w:numId w:val="13"/>
      </w:numPr>
      <w:tabs>
        <w:tab w:val="clear" w:pos="360"/>
        <w:tab w:val="num" w:pos="720"/>
      </w:tabs>
      <w:spacing w:after="200" w:line="276" w:lineRule="auto"/>
      <w:ind w:left="720"/>
      <w:contextualSpacing/>
    </w:pPr>
    <w:rPr>
      <w:sz w:val="20"/>
    </w:rPr>
  </w:style>
  <w:style w:type="paragraph" w:styleId="ListNumber2">
    <w:name w:val="List Number 2"/>
    <w:basedOn w:val="Normal"/>
    <w:uiPriority w:val="99"/>
    <w:unhideWhenUsed/>
    <w:rsid w:val="00B539A7"/>
    <w:pPr>
      <w:numPr>
        <w:numId w:val="14"/>
      </w:numPr>
      <w:spacing w:after="200" w:line="276" w:lineRule="auto"/>
      <w:ind w:left="1080"/>
      <w:contextualSpacing/>
    </w:pPr>
    <w:rPr>
      <w:sz w:val="20"/>
    </w:rPr>
  </w:style>
  <w:style w:type="paragraph" w:styleId="ListNumber3">
    <w:name w:val="List Number 3"/>
    <w:basedOn w:val="Normal"/>
    <w:uiPriority w:val="99"/>
    <w:unhideWhenUsed/>
    <w:rsid w:val="00B539A7"/>
    <w:pPr>
      <w:numPr>
        <w:numId w:val="15"/>
      </w:numPr>
      <w:spacing w:after="200" w:line="276" w:lineRule="auto"/>
      <w:ind w:left="1440"/>
      <w:contextualSpacing/>
    </w:pPr>
    <w:rPr>
      <w:sz w:val="20"/>
    </w:rPr>
  </w:style>
  <w:style w:type="paragraph" w:customStyle="1" w:styleId="TableTextLeft">
    <w:name w:val="Table Text Left"/>
    <w:basedOn w:val="Normal"/>
    <w:qFormat/>
    <w:rsid w:val="00B539A7"/>
    <w:pPr>
      <w:spacing w:after="0" w:line="240" w:lineRule="auto"/>
    </w:pPr>
    <w:rPr>
      <w:sz w:val="20"/>
    </w:rPr>
  </w:style>
  <w:style w:type="paragraph" w:customStyle="1" w:styleId="TableHeadings">
    <w:name w:val="Table Headings"/>
    <w:basedOn w:val="TableTextLeft"/>
    <w:qFormat/>
    <w:rsid w:val="00B539A7"/>
    <w:pPr>
      <w:jc w:val="center"/>
    </w:pPr>
    <w:rPr>
      <w:b/>
      <w:color w:val="FFFFFF" w:themeColor="background1"/>
    </w:rPr>
  </w:style>
  <w:style w:type="table" w:customStyle="1" w:styleId="I66TableBase">
    <w:name w:val="I66 Table Base"/>
    <w:basedOn w:val="TableNormal"/>
    <w:uiPriority w:val="99"/>
    <w:rsid w:val="00B539A7"/>
    <w:pPr>
      <w:spacing w:after="0" w:line="240" w:lineRule="auto"/>
    </w:pPr>
    <w:rPr>
      <w:sz w:val="18"/>
    </w:rPr>
    <w:tblPr>
      <w:tblStyleRowBandSize w:val="1"/>
      <w:jc w:val="center"/>
      <w:tblBorders>
        <w:top w:val="single" w:sz="4" w:space="0" w:color="898989" w:themeColor="text1" w:themeTint="A6"/>
        <w:left w:val="single" w:sz="4" w:space="0" w:color="898989" w:themeColor="text1" w:themeTint="A6"/>
        <w:bottom w:val="single" w:sz="4" w:space="0" w:color="898989" w:themeColor="text1" w:themeTint="A6"/>
        <w:right w:val="single" w:sz="4" w:space="0" w:color="898989" w:themeColor="text1" w:themeTint="A6"/>
        <w:insideH w:val="single" w:sz="4" w:space="0" w:color="898989" w:themeColor="text1" w:themeTint="A6"/>
        <w:insideV w:val="single" w:sz="4" w:space="0" w:color="898989" w:themeColor="text1" w:themeTint="A6"/>
      </w:tblBorders>
      <w:tblCellMar>
        <w:top w:w="43" w:type="dxa"/>
        <w:left w:w="115" w:type="dxa"/>
        <w:bottom w:w="43" w:type="dxa"/>
        <w:right w:w="115" w:type="dxa"/>
      </w:tblCellMar>
    </w:tblPr>
    <w:trPr>
      <w:cantSplit/>
      <w:jc w:val="center"/>
    </w:trPr>
    <w:tcPr>
      <w:shd w:val="clear" w:color="auto" w:fill="D9D9D9" w:themeFill="background1" w:themeFillShade="D9"/>
      <w:vAlign w:val="center"/>
    </w:tcPr>
    <w:tblStylePr w:type="band1Horz">
      <w:tblPr/>
      <w:tcPr>
        <w:shd w:val="clear" w:color="auto" w:fill="FFFFFF" w:themeFill="background1"/>
      </w:tcPr>
    </w:tblStylePr>
  </w:style>
  <w:style w:type="table" w:customStyle="1" w:styleId="I66TableNoBands">
    <w:name w:val="I66 Table No Bands"/>
    <w:basedOn w:val="I66TableBase"/>
    <w:uiPriority w:val="99"/>
    <w:rsid w:val="00B539A7"/>
    <w:tblPr>
      <w:tblStyleColBandSize w:val="1"/>
    </w:tblPr>
    <w:tcPr>
      <w:shd w:val="clear" w:color="auto" w:fill="auto"/>
    </w:tcPr>
    <w:tblStylePr w:type="band1Horz">
      <w:tblPr/>
      <w:tcPr>
        <w:shd w:val="clear" w:color="auto" w:fill="FFFFFF" w:themeFill="background1"/>
      </w:tcPr>
    </w:tblStylePr>
  </w:style>
  <w:style w:type="paragraph" w:customStyle="1" w:styleId="TableTextCenter">
    <w:name w:val="Table Text Center"/>
    <w:basedOn w:val="TableTextLeft"/>
    <w:qFormat/>
    <w:rsid w:val="00B539A7"/>
    <w:pPr>
      <w:jc w:val="center"/>
    </w:pPr>
  </w:style>
  <w:style w:type="paragraph" w:customStyle="1" w:styleId="TableTextRight">
    <w:name w:val="Table Text Right"/>
    <w:basedOn w:val="TableTextLeft"/>
    <w:qFormat/>
    <w:rsid w:val="00B539A7"/>
    <w:pPr>
      <w:jc w:val="right"/>
    </w:pPr>
  </w:style>
  <w:style w:type="paragraph" w:styleId="FootnoteText">
    <w:name w:val="footnote text"/>
    <w:basedOn w:val="Normal"/>
    <w:link w:val="FootnoteTextChar"/>
    <w:uiPriority w:val="99"/>
    <w:unhideWhenUsed/>
    <w:rsid w:val="00B539A7"/>
    <w:pPr>
      <w:spacing w:before="120" w:after="120" w:line="240" w:lineRule="auto"/>
      <w:contextualSpacing/>
    </w:pPr>
    <w:rPr>
      <w:color w:val="898989" w:themeColor="text1" w:themeTint="A6"/>
      <w:sz w:val="18"/>
      <w:szCs w:val="20"/>
    </w:rPr>
  </w:style>
  <w:style w:type="character" w:customStyle="1" w:styleId="FootnoteTextChar">
    <w:name w:val="Footnote Text Char"/>
    <w:basedOn w:val="DefaultParagraphFont"/>
    <w:link w:val="FootnoteText"/>
    <w:uiPriority w:val="99"/>
    <w:rsid w:val="00B539A7"/>
    <w:rPr>
      <w:color w:val="898989" w:themeColor="text1" w:themeTint="A6"/>
      <w:sz w:val="18"/>
      <w:szCs w:val="20"/>
    </w:rPr>
  </w:style>
  <w:style w:type="character" w:styleId="FootnoteReference">
    <w:name w:val="footnote reference"/>
    <w:basedOn w:val="DefaultParagraphFont"/>
    <w:uiPriority w:val="99"/>
    <w:semiHidden/>
    <w:unhideWhenUsed/>
    <w:rsid w:val="00B539A7"/>
    <w:rPr>
      <w:vertAlign w:val="superscript"/>
    </w:rPr>
  </w:style>
  <w:style w:type="paragraph" w:styleId="Caption">
    <w:name w:val="caption"/>
    <w:basedOn w:val="Normal"/>
    <w:next w:val="Normal"/>
    <w:uiPriority w:val="35"/>
    <w:unhideWhenUsed/>
    <w:qFormat/>
    <w:rsid w:val="002149CC"/>
    <w:pPr>
      <w:spacing w:after="200" w:line="240" w:lineRule="auto"/>
    </w:pPr>
    <w:rPr>
      <w:rFonts w:ascii="HelveticaNeueLT Com 65 Md" w:hAnsi="HelveticaNeueLT Com 65 Md"/>
      <w:b/>
      <w:bCs/>
      <w:i/>
      <w:color w:val="3E6974" w:themeColor="accent1" w:themeShade="BF"/>
      <w:sz w:val="18"/>
      <w:szCs w:val="18"/>
    </w:rPr>
  </w:style>
  <w:style w:type="character" w:styleId="CommentReference">
    <w:name w:val="annotation reference"/>
    <w:basedOn w:val="DefaultParagraphFont"/>
    <w:uiPriority w:val="99"/>
    <w:semiHidden/>
    <w:unhideWhenUsed/>
    <w:rsid w:val="00691F49"/>
    <w:rPr>
      <w:sz w:val="16"/>
      <w:szCs w:val="16"/>
    </w:rPr>
  </w:style>
  <w:style w:type="paragraph" w:styleId="CommentText">
    <w:name w:val="annotation text"/>
    <w:basedOn w:val="Normal"/>
    <w:link w:val="CommentTextChar"/>
    <w:uiPriority w:val="99"/>
    <w:semiHidden/>
    <w:unhideWhenUsed/>
    <w:rsid w:val="00691F49"/>
    <w:pPr>
      <w:spacing w:line="240" w:lineRule="auto"/>
    </w:pPr>
    <w:rPr>
      <w:sz w:val="20"/>
      <w:szCs w:val="20"/>
    </w:rPr>
  </w:style>
  <w:style w:type="character" w:customStyle="1" w:styleId="CommentTextChar">
    <w:name w:val="Comment Text Char"/>
    <w:basedOn w:val="DefaultParagraphFont"/>
    <w:link w:val="CommentText"/>
    <w:uiPriority w:val="99"/>
    <w:semiHidden/>
    <w:rsid w:val="00691F49"/>
    <w:rPr>
      <w:rFonts w:ascii="HelveticaNeueLT Com 55 Roman" w:hAnsi="HelveticaNeueLT Com 55 Roman"/>
      <w:sz w:val="20"/>
      <w:szCs w:val="20"/>
    </w:rPr>
  </w:style>
  <w:style w:type="paragraph" w:styleId="CommentSubject">
    <w:name w:val="annotation subject"/>
    <w:basedOn w:val="CommentText"/>
    <w:next w:val="CommentText"/>
    <w:link w:val="CommentSubjectChar"/>
    <w:uiPriority w:val="99"/>
    <w:semiHidden/>
    <w:unhideWhenUsed/>
    <w:rsid w:val="00691F49"/>
    <w:rPr>
      <w:b/>
      <w:bCs/>
    </w:rPr>
  </w:style>
  <w:style w:type="character" w:customStyle="1" w:styleId="CommentSubjectChar">
    <w:name w:val="Comment Subject Char"/>
    <w:basedOn w:val="CommentTextChar"/>
    <w:link w:val="CommentSubject"/>
    <w:uiPriority w:val="99"/>
    <w:semiHidden/>
    <w:rsid w:val="00691F49"/>
    <w:rPr>
      <w:rFonts w:ascii="HelveticaNeueLT Com 55 Roman" w:hAnsi="HelveticaNeueLT Com 55 Roman"/>
      <w:b/>
      <w:bCs/>
      <w:sz w:val="20"/>
      <w:szCs w:val="20"/>
    </w:rPr>
  </w:style>
  <w:style w:type="paragraph" w:styleId="BalloonText">
    <w:name w:val="Balloon Text"/>
    <w:basedOn w:val="Normal"/>
    <w:link w:val="BalloonTextChar"/>
    <w:uiPriority w:val="99"/>
    <w:semiHidden/>
    <w:unhideWhenUsed/>
    <w:rsid w:val="00691F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F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s>
</file>

<file path=word/_rels/footer1.xml.rels><?xml version="1.0" encoding="UTF-8" standalone="yes"?>
<Relationships xmlns="http://schemas.openxmlformats.org/package/2006/relationships"><Relationship Id="rId3" Type="http://schemas.openxmlformats.org/officeDocument/2006/relationships/image" Target="media/image4.svg"/><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tiff"/></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tiff"/></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5">
      <a:dk1>
        <a:srgbClr val="4A4A4A"/>
      </a:dk1>
      <a:lt1>
        <a:sysClr val="window" lastClr="FFFFFF"/>
      </a:lt1>
      <a:dk2>
        <a:srgbClr val="A20C34"/>
      </a:dk2>
      <a:lt2>
        <a:srgbClr val="E7E6E6"/>
      </a:lt2>
      <a:accent1>
        <a:srgbClr val="538D9C"/>
      </a:accent1>
      <a:accent2>
        <a:srgbClr val="F58022"/>
      </a:accent2>
      <a:accent3>
        <a:srgbClr val="A5A5A5"/>
      </a:accent3>
      <a:accent4>
        <a:srgbClr val="949494"/>
      </a:accent4>
      <a:accent5>
        <a:srgbClr val="5B9BD5"/>
      </a:accent5>
      <a:accent6>
        <a:srgbClr val="323F4F"/>
      </a:accent6>
      <a:hlink>
        <a:srgbClr val="0563C1"/>
      </a:hlink>
      <a:folHlink>
        <a:srgbClr val="B4C6E7"/>
      </a:folHlink>
    </a:clrScheme>
    <a:fontScheme name="Custom 10">
      <a:majorFont>
        <a:latin typeface="Open Sans Semibo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1E98D-B782-4F19-9253-38466CF21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3011</Words>
  <Characters>17168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K Street Traffic Analysis</vt:lpstr>
    </vt:vector>
  </TitlesOfParts>
  <Company/>
  <LinksUpToDate>false</LinksUpToDate>
  <CharactersWithSpaces>20139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Street Traffic Analysis</dc:title>
  <dc:subject/>
  <dc:creator>2</dc:creator>
  <cp:keywords/>
  <dc:description/>
  <cp:lastModifiedBy>Britton Hammit</cp:lastModifiedBy>
  <cp:revision>2</cp:revision>
  <cp:lastPrinted>2019-07-18T18:38:00Z</cp:lastPrinted>
  <dcterms:created xsi:type="dcterms:W3CDTF">2020-03-06T19:28:00Z</dcterms:created>
  <dcterms:modified xsi:type="dcterms:W3CDTF">2020-03-06T19:28:00Z</dcterms:modified>
</cp:coreProperties>
</file>